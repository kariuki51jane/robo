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5069" w:rsidRDefault="00DB5069" w:rsidP="00E15547">
      <w:pPr>
        <w:jc w:val="center"/>
        <w:rPr>
          <w:rFonts w:ascii="Times New Roman" w:hAnsi="Times New Roman" w:cs="Times New Roman"/>
          <w:noProof/>
          <w:sz w:val="28"/>
          <w:szCs w:val="28"/>
        </w:rPr>
      </w:pPr>
    </w:p>
    <w:p w:rsidR="00DB5069" w:rsidRDefault="00E15547" w:rsidP="00DB506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839B6E" wp14:editId="1BEEA8EC">
            <wp:extent cx="1181100" cy="1181100"/>
            <wp:effectExtent l="0" t="0" r="0" b="0"/>
            <wp:docPr id="1" name="Picture 1" descr="C:\Users\Me\AppData\Local\Microsoft\Windows\INetCache\Content.Word\UCS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AppData\Local\Microsoft\Windows\INetCache\Content.Word\UCSC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DB5069" w:rsidRDefault="00DB5069" w:rsidP="00DB5069">
      <w:pPr>
        <w:jc w:val="center"/>
        <w:rPr>
          <w:rFonts w:ascii="Times New Roman" w:hAnsi="Times New Roman" w:cs="Times New Roman"/>
          <w:sz w:val="28"/>
          <w:szCs w:val="28"/>
        </w:rPr>
      </w:pPr>
    </w:p>
    <w:p w:rsidR="00E15547" w:rsidRPr="00E15547" w:rsidRDefault="00E15547" w:rsidP="00E15547">
      <w:pPr>
        <w:jc w:val="center"/>
        <w:rPr>
          <w:rFonts w:ascii="Times New Roman" w:hAnsi="Times New Roman" w:cs="Times New Roman"/>
          <w:sz w:val="32"/>
          <w:szCs w:val="32"/>
        </w:rPr>
      </w:pPr>
      <w:r w:rsidRPr="00E15547">
        <w:rPr>
          <w:rFonts w:ascii="Times New Roman" w:hAnsi="Times New Roman" w:cs="Times New Roman"/>
          <w:sz w:val="32"/>
          <w:szCs w:val="32"/>
        </w:rPr>
        <w:t>SCS4124 - FINAL YEAR PROJECT IN COMPUTER SCIENCE</w:t>
      </w:r>
    </w:p>
    <w:p w:rsidR="0089768B" w:rsidRPr="009C13D8" w:rsidRDefault="009C13D8" w:rsidP="009C13D8">
      <w:pPr>
        <w:jc w:val="center"/>
        <w:rPr>
          <w:rFonts w:ascii="Times New Roman" w:hAnsi="Times New Roman" w:cs="Times New Roman"/>
          <w:sz w:val="32"/>
          <w:szCs w:val="32"/>
        </w:rPr>
      </w:pPr>
      <w:r w:rsidRPr="009C13D8">
        <w:rPr>
          <w:rFonts w:ascii="Times New Roman" w:hAnsi="Times New Roman" w:cs="Times New Roman"/>
          <w:sz w:val="32"/>
          <w:szCs w:val="32"/>
        </w:rPr>
        <w:t>INTERIM REPORT</w:t>
      </w:r>
    </w:p>
    <w:p w:rsidR="00E15547" w:rsidRDefault="00B91ACC" w:rsidP="00E15547">
      <w:pPr>
        <w:rPr>
          <w:rFonts w:ascii="Times New Roman" w:hAnsi="Times New Roman" w:cs="Times New Roman"/>
          <w:sz w:val="28"/>
          <w:szCs w:val="28"/>
        </w:rPr>
      </w:pPr>
      <w:r>
        <w:rPr>
          <w:rFonts w:ascii="Times New Roman" w:hAnsi="Times New Roman" w:cs="Times New Roman"/>
          <w:sz w:val="28"/>
          <w:szCs w:val="28"/>
        </w:rPr>
        <w:pict>
          <v:rect id="_x0000_i1025" style="width:0;height:1.5pt" o:hralign="center" o:hrstd="t" o:hr="t" fillcolor="#a0a0a0" stroked="f"/>
        </w:pict>
      </w:r>
    </w:p>
    <w:p w:rsidR="00E15547" w:rsidRPr="00B13A42" w:rsidRDefault="00B13A42" w:rsidP="00E15547">
      <w:pPr>
        <w:jc w:val="center"/>
        <w:rPr>
          <w:rFonts w:ascii="Times New Roman" w:hAnsi="Times New Roman" w:cs="Times New Roman"/>
          <w:sz w:val="28"/>
          <w:szCs w:val="28"/>
        </w:rPr>
      </w:pPr>
      <w:r w:rsidRPr="00B13A42">
        <w:rPr>
          <w:rFonts w:ascii="Times New Roman" w:hAnsi="Times New Roman" w:cs="Times New Roman"/>
          <w:sz w:val="28"/>
          <w:szCs w:val="28"/>
        </w:rPr>
        <w:t>ORIGINAL TITLE</w:t>
      </w:r>
    </w:p>
    <w:p w:rsidR="00E15547" w:rsidRPr="00E15547" w:rsidRDefault="00E15547" w:rsidP="00E15547">
      <w:pPr>
        <w:jc w:val="center"/>
        <w:rPr>
          <w:rFonts w:ascii="Times New Roman" w:hAnsi="Times New Roman" w:cs="Times New Roman"/>
          <w:sz w:val="24"/>
          <w:szCs w:val="24"/>
        </w:rPr>
      </w:pPr>
      <w:r w:rsidRPr="00E15547">
        <w:rPr>
          <w:rFonts w:ascii="Times New Roman" w:hAnsi="Times New Roman" w:cs="Times New Roman"/>
          <w:sz w:val="24"/>
          <w:szCs w:val="24"/>
        </w:rPr>
        <w:t>MODELING SITUATED COGNITION IN REACTIVE ROBOTIC ARCHITECTURE</w:t>
      </w:r>
    </w:p>
    <w:p w:rsidR="00E15547" w:rsidRDefault="00B91ACC" w:rsidP="00E15547">
      <w:pPr>
        <w:rPr>
          <w:rFonts w:ascii="Times New Roman" w:hAnsi="Times New Roman" w:cs="Times New Roman"/>
          <w:sz w:val="28"/>
          <w:szCs w:val="28"/>
        </w:rPr>
      </w:pPr>
      <w:r>
        <w:rPr>
          <w:rFonts w:ascii="Times New Roman" w:hAnsi="Times New Roman" w:cs="Times New Roman"/>
          <w:sz w:val="28"/>
          <w:szCs w:val="28"/>
        </w:rPr>
        <w:pict>
          <v:rect id="_x0000_i1026" style="width:0;height:1.5pt" o:hralign="center" o:hrstd="t" o:hr="t" fillcolor="#a0a0a0" stroked="f"/>
        </w:pict>
      </w:r>
    </w:p>
    <w:p w:rsidR="00E15547" w:rsidRPr="00B13A42" w:rsidRDefault="00B13A42" w:rsidP="00E15547">
      <w:pPr>
        <w:jc w:val="center"/>
        <w:rPr>
          <w:rFonts w:ascii="Times New Roman" w:hAnsi="Times New Roman" w:cs="Times New Roman"/>
          <w:sz w:val="28"/>
          <w:szCs w:val="28"/>
        </w:rPr>
      </w:pPr>
      <w:r w:rsidRPr="00B13A42">
        <w:rPr>
          <w:rFonts w:ascii="Times New Roman" w:hAnsi="Times New Roman" w:cs="Times New Roman"/>
          <w:sz w:val="28"/>
          <w:szCs w:val="28"/>
        </w:rPr>
        <w:t>REVISED TITLE</w:t>
      </w:r>
    </w:p>
    <w:p w:rsidR="00E15547" w:rsidRPr="00E15547" w:rsidRDefault="00957308" w:rsidP="00E15547">
      <w:pPr>
        <w:jc w:val="center"/>
        <w:rPr>
          <w:rFonts w:ascii="Times New Roman" w:hAnsi="Times New Roman" w:cs="Times New Roman"/>
          <w:sz w:val="24"/>
          <w:szCs w:val="24"/>
        </w:rPr>
      </w:pPr>
      <w:r w:rsidRPr="00957308">
        <w:rPr>
          <w:rFonts w:ascii="Times New Roman" w:hAnsi="Times New Roman" w:cs="Times New Roman"/>
          <w:sz w:val="24"/>
          <w:szCs w:val="24"/>
        </w:rPr>
        <w:t>MODELING SITUATED COGNITION IN REACTIVE ROBOTIC ARCHITECTURE</w:t>
      </w:r>
      <w:r w:rsidR="00970D93">
        <w:rPr>
          <w:rFonts w:ascii="Times New Roman" w:hAnsi="Times New Roman" w:cs="Times New Roman"/>
          <w:sz w:val="24"/>
          <w:szCs w:val="24"/>
        </w:rPr>
        <w:t xml:space="preserve"> USING A NEURO-FUZZY </w:t>
      </w:r>
      <w:r w:rsidR="00B4137E">
        <w:rPr>
          <w:rFonts w:ascii="Times New Roman" w:hAnsi="Times New Roman" w:cs="Times New Roman"/>
          <w:sz w:val="24"/>
          <w:szCs w:val="24"/>
        </w:rPr>
        <w:t>COMPUTATIONAL APPROACH</w:t>
      </w:r>
      <w:r w:rsidR="00970D93">
        <w:rPr>
          <w:rFonts w:ascii="Times New Roman" w:hAnsi="Times New Roman" w:cs="Times New Roman"/>
          <w:sz w:val="24"/>
          <w:szCs w:val="24"/>
        </w:rPr>
        <w:t xml:space="preserve"> </w:t>
      </w:r>
    </w:p>
    <w:p w:rsidR="00E15547" w:rsidRDefault="00B91ACC" w:rsidP="00E15547">
      <w:pPr>
        <w:rPr>
          <w:rFonts w:ascii="Times New Roman" w:hAnsi="Times New Roman" w:cs="Times New Roman"/>
          <w:sz w:val="28"/>
          <w:szCs w:val="28"/>
        </w:rPr>
      </w:pPr>
      <w:r>
        <w:rPr>
          <w:rFonts w:ascii="Times New Roman" w:hAnsi="Times New Roman" w:cs="Times New Roman"/>
          <w:sz w:val="28"/>
          <w:szCs w:val="28"/>
        </w:rPr>
        <w:pict>
          <v:rect id="_x0000_i1027" style="width:0;height:1.5pt" o:hralign="center" o:hrstd="t" o:hr="t" fillcolor="#a0a0a0" stroked="f"/>
        </w:pict>
      </w:r>
    </w:p>
    <w:p w:rsidR="00DB5069" w:rsidRDefault="00DB5069" w:rsidP="00E15547">
      <w:pPr>
        <w:rPr>
          <w:rFonts w:ascii="Times New Roman" w:hAnsi="Times New Roman" w:cs="Times New Roman"/>
          <w:sz w:val="28"/>
          <w:szCs w:val="28"/>
        </w:rPr>
      </w:pPr>
    </w:p>
    <w:p w:rsidR="0089768B" w:rsidRDefault="0089768B" w:rsidP="00E15547">
      <w:pPr>
        <w:rPr>
          <w:rFonts w:ascii="Times New Roman" w:hAnsi="Times New Roman" w:cs="Times New Roman"/>
          <w:sz w:val="28"/>
          <w:szCs w:val="28"/>
        </w:rPr>
      </w:pPr>
    </w:p>
    <w:p w:rsidR="00E15547" w:rsidRPr="001B6ED8" w:rsidRDefault="00E15547" w:rsidP="00E15547">
      <w:pPr>
        <w:jc w:val="center"/>
        <w:rPr>
          <w:rFonts w:ascii="Times New Roman" w:hAnsi="Times New Roman" w:cs="Times New Roman"/>
          <w:sz w:val="28"/>
          <w:szCs w:val="28"/>
        </w:rPr>
      </w:pPr>
      <w:r w:rsidRPr="001B6ED8">
        <w:rPr>
          <w:rFonts w:ascii="Times New Roman" w:hAnsi="Times New Roman" w:cs="Times New Roman"/>
          <w:sz w:val="28"/>
          <w:szCs w:val="28"/>
        </w:rPr>
        <w:t>By</w:t>
      </w:r>
    </w:p>
    <w:p w:rsidR="00E15547" w:rsidRPr="001B6ED8" w:rsidRDefault="00E15547" w:rsidP="00E15547">
      <w:pPr>
        <w:jc w:val="center"/>
        <w:rPr>
          <w:rFonts w:ascii="Times New Roman" w:hAnsi="Times New Roman" w:cs="Times New Roman"/>
          <w:sz w:val="28"/>
          <w:szCs w:val="28"/>
        </w:rPr>
      </w:pPr>
      <w:r w:rsidRPr="001B6ED8">
        <w:rPr>
          <w:rFonts w:ascii="Times New Roman" w:hAnsi="Times New Roman" w:cs="Times New Roman"/>
          <w:sz w:val="28"/>
          <w:szCs w:val="28"/>
        </w:rPr>
        <w:t>………………………</w:t>
      </w:r>
    </w:p>
    <w:p w:rsidR="00E15547" w:rsidRPr="001B6ED8" w:rsidRDefault="00E15547" w:rsidP="00E15547">
      <w:pPr>
        <w:jc w:val="center"/>
        <w:rPr>
          <w:rFonts w:ascii="Times New Roman" w:hAnsi="Times New Roman" w:cs="Times New Roman"/>
          <w:sz w:val="28"/>
          <w:szCs w:val="28"/>
        </w:rPr>
      </w:pPr>
      <w:r w:rsidRPr="001B6ED8">
        <w:rPr>
          <w:rFonts w:ascii="Times New Roman" w:hAnsi="Times New Roman" w:cs="Times New Roman"/>
          <w:sz w:val="28"/>
          <w:szCs w:val="28"/>
        </w:rPr>
        <w:t>N. N. Padukka</w:t>
      </w:r>
    </w:p>
    <w:p w:rsidR="00DB5069" w:rsidRDefault="00DB5069" w:rsidP="00E15547">
      <w:pPr>
        <w:jc w:val="center"/>
        <w:rPr>
          <w:rFonts w:ascii="Times New Roman" w:hAnsi="Times New Roman" w:cs="Times New Roman"/>
          <w:sz w:val="28"/>
          <w:szCs w:val="28"/>
        </w:rPr>
      </w:pPr>
    </w:p>
    <w:p w:rsidR="0089768B" w:rsidRPr="00E15547" w:rsidRDefault="0089768B" w:rsidP="00E15547">
      <w:pPr>
        <w:jc w:val="center"/>
        <w:rPr>
          <w:rFonts w:ascii="Times New Roman" w:hAnsi="Times New Roman" w:cs="Times New Roman"/>
          <w:sz w:val="28"/>
          <w:szCs w:val="28"/>
        </w:rPr>
      </w:pPr>
    </w:p>
    <w:p w:rsidR="00E15547" w:rsidRPr="00E15547" w:rsidRDefault="00E15547" w:rsidP="00E15547">
      <w:pPr>
        <w:jc w:val="center"/>
        <w:rPr>
          <w:rFonts w:ascii="Times New Roman" w:hAnsi="Times New Roman" w:cs="Times New Roman"/>
          <w:sz w:val="28"/>
          <w:szCs w:val="28"/>
        </w:rPr>
      </w:pPr>
      <w:r w:rsidRPr="00E15547">
        <w:rPr>
          <w:rFonts w:ascii="Times New Roman" w:hAnsi="Times New Roman" w:cs="Times New Roman"/>
          <w:sz w:val="28"/>
          <w:szCs w:val="28"/>
        </w:rPr>
        <w:t>Supervised by</w:t>
      </w:r>
    </w:p>
    <w:p w:rsidR="00E15547" w:rsidRPr="00E15547" w:rsidRDefault="0089768B" w:rsidP="00E15547">
      <w:pPr>
        <w:jc w:val="center"/>
        <w:rPr>
          <w:rFonts w:ascii="Times New Roman" w:hAnsi="Times New Roman" w:cs="Times New Roman"/>
          <w:sz w:val="28"/>
          <w:szCs w:val="28"/>
        </w:rPr>
      </w:pPr>
      <w:r>
        <w:rPr>
          <w:rFonts w:ascii="Times New Roman" w:hAnsi="Times New Roman" w:cs="Times New Roman"/>
          <w:sz w:val="28"/>
          <w:szCs w:val="28"/>
        </w:rPr>
        <w:t>……</w:t>
      </w:r>
      <w:r w:rsidR="00E15547" w:rsidRPr="00E15547">
        <w:rPr>
          <w:rFonts w:ascii="Times New Roman" w:hAnsi="Times New Roman" w:cs="Times New Roman"/>
          <w:sz w:val="28"/>
          <w:szCs w:val="28"/>
        </w:rPr>
        <w:t>…………………</w:t>
      </w:r>
    </w:p>
    <w:p w:rsidR="00E15547" w:rsidRPr="00E15547" w:rsidRDefault="00E15547" w:rsidP="00E15547">
      <w:pPr>
        <w:jc w:val="center"/>
        <w:rPr>
          <w:rFonts w:ascii="Times New Roman" w:hAnsi="Times New Roman" w:cs="Times New Roman"/>
          <w:sz w:val="28"/>
          <w:szCs w:val="28"/>
        </w:rPr>
      </w:pPr>
      <w:r w:rsidRPr="00E15547">
        <w:rPr>
          <w:rFonts w:ascii="Times New Roman" w:hAnsi="Times New Roman" w:cs="Times New Roman"/>
          <w:sz w:val="28"/>
          <w:szCs w:val="28"/>
        </w:rPr>
        <w:t xml:space="preserve">Dr. H. I. </w:t>
      </w:r>
      <w:proofErr w:type="spellStart"/>
      <w:r w:rsidRPr="00E15547">
        <w:rPr>
          <w:rFonts w:ascii="Times New Roman" w:hAnsi="Times New Roman" w:cs="Times New Roman"/>
          <w:sz w:val="28"/>
          <w:szCs w:val="28"/>
        </w:rPr>
        <w:t>Ekanayake</w:t>
      </w:r>
      <w:proofErr w:type="spellEnd"/>
    </w:p>
    <w:p w:rsidR="00E15547" w:rsidRPr="00E15547" w:rsidRDefault="00E15547" w:rsidP="00E15547">
      <w:pPr>
        <w:jc w:val="center"/>
        <w:rPr>
          <w:rFonts w:ascii="Times New Roman" w:hAnsi="Times New Roman" w:cs="Times New Roman"/>
          <w:sz w:val="28"/>
          <w:szCs w:val="28"/>
        </w:rPr>
      </w:pPr>
      <w:r w:rsidRPr="00E15547">
        <w:rPr>
          <w:rFonts w:ascii="Times New Roman" w:hAnsi="Times New Roman" w:cs="Times New Roman"/>
          <w:sz w:val="28"/>
          <w:szCs w:val="28"/>
        </w:rPr>
        <w:t>Senior Lecturer</w:t>
      </w:r>
    </w:p>
    <w:p w:rsidR="002A5F8B" w:rsidRDefault="00E15547" w:rsidP="00DB5069">
      <w:pPr>
        <w:jc w:val="center"/>
        <w:rPr>
          <w:rFonts w:ascii="Times New Roman" w:hAnsi="Times New Roman" w:cs="Times New Roman"/>
          <w:sz w:val="28"/>
          <w:szCs w:val="28"/>
        </w:rPr>
        <w:sectPr w:rsidR="002A5F8B" w:rsidSect="002A5F8B">
          <w:footerReference w:type="default" r:id="rId9"/>
          <w:pgSz w:w="11906" w:h="16838" w:code="9"/>
          <w:pgMar w:top="1440" w:right="1440" w:bottom="1440" w:left="1440" w:header="720" w:footer="720" w:gutter="0"/>
          <w:cols w:space="720"/>
          <w:titlePg/>
          <w:docGrid w:linePitch="360"/>
        </w:sectPr>
      </w:pPr>
      <w:r w:rsidRPr="00E15547">
        <w:rPr>
          <w:rFonts w:ascii="Times New Roman" w:hAnsi="Times New Roman" w:cs="Times New Roman"/>
          <w:sz w:val="28"/>
          <w:szCs w:val="28"/>
        </w:rPr>
        <w:t>University of Colombo School of Computing</w:t>
      </w:r>
    </w:p>
    <w:p w:rsidR="0089768B" w:rsidRDefault="009C13D8" w:rsidP="0089768B">
      <w:pPr>
        <w:rPr>
          <w:rFonts w:ascii="Times New Roman" w:hAnsi="Times New Roman" w:cs="Times New Roman"/>
          <w:b/>
          <w:bCs/>
          <w:sz w:val="36"/>
          <w:szCs w:val="36"/>
        </w:rPr>
      </w:pPr>
      <w:r>
        <w:rPr>
          <w:rFonts w:ascii="Times New Roman" w:hAnsi="Times New Roman" w:cs="Times New Roman"/>
          <w:b/>
          <w:bCs/>
          <w:sz w:val="36"/>
          <w:szCs w:val="36"/>
        </w:rPr>
        <w:lastRenderedPageBreak/>
        <w:t>Abstract</w:t>
      </w:r>
    </w:p>
    <w:p w:rsidR="007A2B56" w:rsidRDefault="00855FFC" w:rsidP="007A2B56">
      <w:pPr>
        <w:jc w:val="both"/>
        <w:rPr>
          <w:rFonts w:ascii="Times New Roman" w:hAnsi="Times New Roman" w:cstheme="minorBidi"/>
        </w:rPr>
      </w:pPr>
      <w:r w:rsidRPr="00855FFC">
        <w:rPr>
          <w:rFonts w:ascii="Times New Roman" w:hAnsi="Times New Roman" w:cstheme="minorBidi"/>
        </w:rPr>
        <w:t>Robots based on conventional AI architectu</w:t>
      </w:r>
      <w:r w:rsidR="00DB5069">
        <w:rPr>
          <w:rFonts w:ascii="Times New Roman" w:hAnsi="Times New Roman" w:cstheme="minorBidi"/>
        </w:rPr>
        <w:t xml:space="preserve">res were often failed to act </w:t>
      </w:r>
      <w:r w:rsidRPr="00855FFC">
        <w:rPr>
          <w:rFonts w:ascii="Times New Roman" w:hAnsi="Times New Roman" w:cstheme="minorBidi"/>
        </w:rPr>
        <w:t xml:space="preserve">in </w:t>
      </w:r>
      <w:r w:rsidR="00D967C1">
        <w:rPr>
          <w:rFonts w:ascii="Times New Roman" w:hAnsi="Times New Roman" w:cstheme="minorBidi"/>
        </w:rPr>
        <w:t xml:space="preserve">unstructured </w:t>
      </w:r>
      <w:r>
        <w:rPr>
          <w:rFonts w:ascii="Times New Roman" w:hAnsi="Times New Roman" w:cstheme="minorBidi"/>
        </w:rPr>
        <w:t xml:space="preserve">environments </w:t>
      </w:r>
      <w:r w:rsidR="005D35DE">
        <w:rPr>
          <w:rFonts w:ascii="Times New Roman" w:hAnsi="Times New Roman" w:cstheme="minorBidi"/>
        </w:rPr>
        <w:t>specially the</w:t>
      </w:r>
      <w:r>
        <w:rPr>
          <w:rFonts w:ascii="Times New Roman" w:hAnsi="Times New Roman" w:cstheme="minorBidi"/>
        </w:rPr>
        <w:t xml:space="preserve"> structure of the objects located in the environment is unknown</w:t>
      </w:r>
      <w:r w:rsidRPr="00855FFC">
        <w:rPr>
          <w:rFonts w:ascii="Times New Roman" w:hAnsi="Times New Roman" w:cstheme="minorBidi"/>
        </w:rPr>
        <w:t>. This is due to the unpredictability of interactions that are made by</w:t>
      </w:r>
      <w:r>
        <w:rPr>
          <w:rFonts w:ascii="Times New Roman" w:hAnsi="Times New Roman" w:cstheme="minorBidi"/>
        </w:rPr>
        <w:t xml:space="preserve"> the</w:t>
      </w:r>
      <w:r w:rsidRPr="00855FFC">
        <w:rPr>
          <w:rFonts w:ascii="Times New Roman" w:hAnsi="Times New Roman" w:cstheme="minorBidi"/>
        </w:rPr>
        <w:t xml:space="preserve"> robot with the environment.</w:t>
      </w:r>
      <w:r>
        <w:rPr>
          <w:rFonts w:ascii="Times New Roman" w:hAnsi="Times New Roman" w:cstheme="minorBidi"/>
        </w:rPr>
        <w:t xml:space="preserve"> </w:t>
      </w:r>
      <w:r w:rsidRPr="00855FFC">
        <w:rPr>
          <w:rFonts w:ascii="Times New Roman" w:hAnsi="Times New Roman" w:cstheme="minorBidi"/>
        </w:rPr>
        <w:t xml:space="preserve">As an alternative to this approach, situated robotic architectures were emerged. Situated robotics is the study of robots embedded in complex, often dynamically changing environments. Situated robotics were significantly influenced by reactive robotic paradigm which is inspired by studies of ethology. </w:t>
      </w:r>
      <w:r>
        <w:rPr>
          <w:rFonts w:ascii="Times New Roman" w:hAnsi="Times New Roman" w:cstheme="minorBidi"/>
        </w:rPr>
        <w:t xml:space="preserve">Subsumption architecture is one such kind of situated robotic architecture which was succeeded in </w:t>
      </w:r>
      <w:r w:rsidR="003C2E75">
        <w:rPr>
          <w:rFonts w:ascii="Times New Roman" w:hAnsi="Times New Roman" w:cstheme="minorBidi"/>
        </w:rPr>
        <w:t xml:space="preserve">real world </w:t>
      </w:r>
      <w:r w:rsidR="005D35DE">
        <w:rPr>
          <w:rFonts w:ascii="Times New Roman" w:hAnsi="Times New Roman" w:cstheme="minorBidi"/>
        </w:rPr>
        <w:t>environments</w:t>
      </w:r>
      <w:r>
        <w:rPr>
          <w:rFonts w:ascii="Times New Roman" w:hAnsi="Times New Roman" w:cstheme="minorBidi"/>
        </w:rPr>
        <w:t xml:space="preserve">. </w:t>
      </w:r>
      <w:r w:rsidR="007A2B56">
        <w:rPr>
          <w:rFonts w:ascii="Times New Roman" w:hAnsi="Times New Roman" w:cstheme="minorBidi"/>
        </w:rPr>
        <w:t xml:space="preserve"> </w:t>
      </w:r>
    </w:p>
    <w:p w:rsidR="007B65EF" w:rsidRDefault="004F254A" w:rsidP="007A2B56">
      <w:pPr>
        <w:jc w:val="both"/>
        <w:rPr>
          <w:rFonts w:ascii="Times New Roman" w:hAnsi="Times New Roman" w:cstheme="minorBidi"/>
        </w:rPr>
      </w:pPr>
      <w:r>
        <w:rPr>
          <w:rFonts w:ascii="Times New Roman" w:hAnsi="Times New Roman" w:cstheme="minorBidi"/>
        </w:rPr>
        <w:t xml:space="preserve">This research </w:t>
      </w:r>
      <w:r w:rsidR="00A56087">
        <w:rPr>
          <w:rFonts w:ascii="Times New Roman" w:hAnsi="Times New Roman" w:cstheme="minorBidi"/>
        </w:rPr>
        <w:t>focuses</w:t>
      </w:r>
      <w:r>
        <w:rPr>
          <w:rFonts w:ascii="Times New Roman" w:hAnsi="Times New Roman" w:cstheme="minorBidi"/>
        </w:rPr>
        <w:t xml:space="preserve"> on modeling a situated reactive robotic architecture. R</w:t>
      </w:r>
      <w:r w:rsidR="007B65EF" w:rsidRPr="007B65EF">
        <w:rPr>
          <w:rFonts w:ascii="Times New Roman" w:hAnsi="Times New Roman" w:cstheme="minorBidi"/>
        </w:rPr>
        <w:t>esearch will be carried out in two parts. In first part of the researc</w:t>
      </w:r>
      <w:r w:rsidR="007B65EF">
        <w:rPr>
          <w:rFonts w:ascii="Times New Roman" w:hAnsi="Times New Roman" w:cstheme="minorBidi"/>
        </w:rPr>
        <w:t xml:space="preserve">h, enhancing the situatedness of </w:t>
      </w:r>
      <w:r w:rsidR="007B65EF" w:rsidRPr="007B65EF">
        <w:rPr>
          <w:rFonts w:ascii="Times New Roman" w:hAnsi="Times New Roman" w:cstheme="minorBidi"/>
        </w:rPr>
        <w:t xml:space="preserve">reactive </w:t>
      </w:r>
      <w:r w:rsidR="007B65EF">
        <w:rPr>
          <w:rFonts w:ascii="Times New Roman" w:hAnsi="Times New Roman" w:cstheme="minorBidi"/>
        </w:rPr>
        <w:t xml:space="preserve">robotic architecture will be considered. </w:t>
      </w:r>
      <w:r w:rsidR="00B34ACD" w:rsidRPr="00B34ACD">
        <w:rPr>
          <w:rFonts w:ascii="Times New Roman" w:hAnsi="Times New Roman" w:cstheme="minorBidi"/>
        </w:rPr>
        <w:t xml:space="preserve">Situatedness </w:t>
      </w:r>
      <w:r w:rsidR="007A2B56">
        <w:rPr>
          <w:rFonts w:ascii="Times New Roman" w:hAnsi="Times New Roman" w:cstheme="minorBidi"/>
        </w:rPr>
        <w:t>refers to the fact that</w:t>
      </w:r>
      <w:r w:rsidR="00B34ACD" w:rsidRPr="00B34ACD">
        <w:rPr>
          <w:rFonts w:ascii="Times New Roman" w:hAnsi="Times New Roman" w:cstheme="minorBidi"/>
        </w:rPr>
        <w:t xml:space="preserve"> </w:t>
      </w:r>
      <w:r w:rsidR="007A2B56">
        <w:rPr>
          <w:rFonts w:ascii="Times New Roman" w:hAnsi="Times New Roman" w:cstheme="minorBidi"/>
        </w:rPr>
        <w:t xml:space="preserve">to which extent agent’s </w:t>
      </w:r>
      <w:r w:rsidR="00B34ACD" w:rsidRPr="00B34ACD">
        <w:rPr>
          <w:rFonts w:ascii="Times New Roman" w:hAnsi="Times New Roman" w:cstheme="minorBidi"/>
        </w:rPr>
        <w:t>cognitive process is</w:t>
      </w:r>
      <w:r w:rsidR="007A2B56">
        <w:rPr>
          <w:rFonts w:ascii="Times New Roman" w:hAnsi="Times New Roman" w:cstheme="minorBidi"/>
        </w:rPr>
        <w:t xml:space="preserve"> </w:t>
      </w:r>
      <w:r w:rsidR="00B34ACD" w:rsidRPr="00B34ACD">
        <w:rPr>
          <w:rFonts w:ascii="Times New Roman" w:hAnsi="Times New Roman" w:cstheme="minorBidi"/>
        </w:rPr>
        <w:t>affected by its environment</w:t>
      </w:r>
      <w:r w:rsidR="007A2B56">
        <w:rPr>
          <w:rFonts w:ascii="Times New Roman" w:hAnsi="Times New Roman" w:cstheme="minorBidi"/>
        </w:rPr>
        <w:t xml:space="preserve">. In this research, how agent’s behavior can be affected by </w:t>
      </w:r>
      <w:r w:rsidR="002A5F8B">
        <w:rPr>
          <w:rFonts w:ascii="Times New Roman" w:hAnsi="Times New Roman" w:cstheme="minorBidi"/>
        </w:rPr>
        <w:t>it</w:t>
      </w:r>
      <w:r w:rsidR="007A2B56">
        <w:rPr>
          <w:rFonts w:ascii="Times New Roman" w:hAnsi="Times New Roman" w:cstheme="minorBidi"/>
        </w:rPr>
        <w:t>s internal and external environments</w:t>
      </w:r>
      <w:r w:rsidR="003C2E75">
        <w:rPr>
          <w:rFonts w:ascii="Times New Roman" w:hAnsi="Times New Roman" w:cstheme="minorBidi"/>
        </w:rPr>
        <w:t xml:space="preserve"> are taken into consideration</w:t>
      </w:r>
      <w:r w:rsidR="007B65EF">
        <w:rPr>
          <w:rFonts w:ascii="Times New Roman" w:hAnsi="Times New Roman" w:cstheme="minorBidi"/>
        </w:rPr>
        <w:t>. Fuzzy controller based approach will be used to interface selected internal and external environmental variables to the existing reactive robotic architecture.</w:t>
      </w:r>
    </w:p>
    <w:p w:rsidR="00855FFC" w:rsidRDefault="007B65EF" w:rsidP="00FB68AB">
      <w:pPr>
        <w:jc w:val="both"/>
        <w:rPr>
          <w:rFonts w:ascii="Times New Roman" w:hAnsi="Times New Roman" w:cstheme="minorBidi"/>
        </w:rPr>
      </w:pPr>
      <w:bookmarkStart w:id="0" w:name="_Hlk489126934"/>
      <w:r w:rsidRPr="007B65EF">
        <w:rPr>
          <w:rFonts w:ascii="Times New Roman" w:hAnsi="Times New Roman" w:cstheme="minorBidi"/>
        </w:rPr>
        <w:t>In second part of the research</w:t>
      </w:r>
      <w:r w:rsidR="008B36C9">
        <w:rPr>
          <w:rFonts w:ascii="Times New Roman" w:hAnsi="Times New Roman" w:cstheme="minorBidi"/>
        </w:rPr>
        <w:t>, implementing a situated cognitive architecture using neural dynamics will be carried out. S</w:t>
      </w:r>
      <w:r w:rsidRPr="007B65EF">
        <w:rPr>
          <w:rFonts w:ascii="Times New Roman" w:hAnsi="Times New Roman" w:cstheme="minorBidi"/>
        </w:rPr>
        <w:t xml:space="preserve">ituated cognition is a theory which emphasizes that </w:t>
      </w:r>
      <w:r w:rsidR="00AB5ED9">
        <w:rPr>
          <w:rFonts w:ascii="Times New Roman" w:hAnsi="Times New Roman" w:cstheme="minorBidi"/>
        </w:rPr>
        <w:t>“</w:t>
      </w:r>
      <w:r w:rsidR="008B36C9">
        <w:rPr>
          <w:rFonts w:ascii="Times New Roman" w:hAnsi="Times New Roman" w:cstheme="minorBidi"/>
        </w:rPr>
        <w:t>agent</w:t>
      </w:r>
      <w:r w:rsidRPr="007B65EF">
        <w:rPr>
          <w:rFonts w:ascii="Times New Roman" w:hAnsi="Times New Roman" w:cstheme="minorBidi"/>
        </w:rPr>
        <w:t>’s knowledge is constructed within and linked to the activity, context, and culture in which i</w:t>
      </w:r>
      <w:r>
        <w:rPr>
          <w:rFonts w:ascii="Times New Roman" w:hAnsi="Times New Roman" w:cstheme="minorBidi"/>
        </w:rPr>
        <w:t>t was learned” [4] [5]. Agents</w:t>
      </w:r>
      <w:r w:rsidRPr="007B65EF">
        <w:rPr>
          <w:rFonts w:ascii="Times New Roman" w:hAnsi="Times New Roman" w:cstheme="minorBidi"/>
        </w:rPr>
        <w:t xml:space="preserve"> construct a new representation in their brain with every interpretation they made.</w:t>
      </w:r>
      <w:r w:rsidR="00142C9B">
        <w:rPr>
          <w:rFonts w:ascii="Times New Roman" w:hAnsi="Times New Roman" w:cstheme="minorBidi"/>
        </w:rPr>
        <w:t xml:space="preserve"> This situated cognitive architecture will be </w:t>
      </w:r>
      <w:r w:rsidR="00AF5A0F">
        <w:rPr>
          <w:rFonts w:ascii="Times New Roman" w:hAnsi="Times New Roman" w:cstheme="minorBidi"/>
        </w:rPr>
        <w:t>impleme</w:t>
      </w:r>
      <w:r w:rsidR="00142C9B">
        <w:rPr>
          <w:rFonts w:ascii="Times New Roman" w:hAnsi="Times New Roman" w:cstheme="minorBidi"/>
        </w:rPr>
        <w:t>nted using dynamic field theory</w:t>
      </w:r>
      <w:r w:rsidR="004F254A">
        <w:rPr>
          <w:rFonts w:ascii="Times New Roman" w:hAnsi="Times New Roman" w:cstheme="minorBidi"/>
        </w:rPr>
        <w:t xml:space="preserve">. </w:t>
      </w:r>
      <w:r w:rsidR="008B36C9">
        <w:rPr>
          <w:rFonts w:ascii="Times New Roman" w:hAnsi="Times New Roman" w:cstheme="minorBidi"/>
        </w:rPr>
        <w:t xml:space="preserve">Dynamic Field Theory is a framework implemented using neural dynamics. </w:t>
      </w:r>
      <w:r w:rsidR="00A07D12">
        <w:rPr>
          <w:rFonts w:ascii="Times New Roman" w:hAnsi="Times New Roman" w:cstheme="minorBidi"/>
        </w:rPr>
        <w:t>This architecture</w:t>
      </w:r>
      <w:r w:rsidR="00FB68AB">
        <w:rPr>
          <w:rFonts w:ascii="Times New Roman" w:hAnsi="Times New Roman" w:cstheme="minorBidi"/>
        </w:rPr>
        <w:t xml:space="preserve"> will be interfaced with internal and e</w:t>
      </w:r>
      <w:r w:rsidR="009905FA">
        <w:rPr>
          <w:rFonts w:ascii="Times New Roman" w:hAnsi="Times New Roman" w:cstheme="minorBidi"/>
        </w:rPr>
        <w:t>xternal environmental variables</w:t>
      </w:r>
      <w:r w:rsidR="00A07D12">
        <w:rPr>
          <w:rFonts w:ascii="Times New Roman" w:hAnsi="Times New Roman" w:cstheme="minorBidi"/>
        </w:rPr>
        <w:t xml:space="preserve"> using the same approach</w:t>
      </w:r>
      <w:r w:rsidR="00CB0B2E">
        <w:rPr>
          <w:rFonts w:ascii="Times New Roman" w:hAnsi="Times New Roman" w:cstheme="minorBidi"/>
        </w:rPr>
        <w:t xml:space="preserve"> as in the first part. The resulting system will be a neuro-fuzzy hybrid system</w:t>
      </w:r>
      <w:bookmarkEnd w:id="0"/>
      <w:r w:rsidR="00FB68AB">
        <w:rPr>
          <w:rFonts w:ascii="Times New Roman" w:hAnsi="Times New Roman" w:cstheme="minorBidi"/>
        </w:rPr>
        <w:t>.</w:t>
      </w:r>
      <w:r w:rsidR="00855FFC" w:rsidRPr="00855FFC">
        <w:rPr>
          <w:rFonts w:ascii="Times New Roman" w:hAnsi="Times New Roman" w:cstheme="minorBidi"/>
        </w:rPr>
        <w:t xml:space="preserve"> </w:t>
      </w:r>
    </w:p>
    <w:p w:rsidR="009C3F1F" w:rsidRPr="009905FA" w:rsidRDefault="004F254A" w:rsidP="009905FA">
      <w:pPr>
        <w:jc w:val="both"/>
        <w:rPr>
          <w:rFonts w:ascii="Times New Roman" w:hAnsi="Times New Roman" w:cs="Times New Roman"/>
        </w:rPr>
      </w:pPr>
      <w:r>
        <w:rPr>
          <w:rFonts w:ascii="Times New Roman" w:hAnsi="Times New Roman" w:cs="Times New Roman"/>
        </w:rPr>
        <w:t>This report</w:t>
      </w:r>
      <w:r w:rsidR="009C3F1F" w:rsidRPr="009C3F1F">
        <w:rPr>
          <w:rFonts w:ascii="Times New Roman" w:hAnsi="Times New Roman" w:cs="Times New Roman"/>
        </w:rPr>
        <w:t xml:space="preserve"> details the </w:t>
      </w:r>
      <w:r w:rsidR="00FB68AB">
        <w:rPr>
          <w:rFonts w:ascii="Times New Roman" w:hAnsi="Times New Roman" w:cs="Times New Roman"/>
        </w:rPr>
        <w:t xml:space="preserve">project </w:t>
      </w:r>
      <w:r w:rsidR="009905FA">
        <w:rPr>
          <w:rFonts w:ascii="Times New Roman" w:hAnsi="Times New Roman" w:cs="Times New Roman"/>
        </w:rPr>
        <w:t xml:space="preserve">aims, </w:t>
      </w:r>
      <w:r w:rsidR="009C3F1F" w:rsidRPr="009C3F1F">
        <w:rPr>
          <w:rFonts w:ascii="Times New Roman" w:hAnsi="Times New Roman" w:cs="Times New Roman"/>
        </w:rPr>
        <w:t xml:space="preserve">research questions, background, methodology, </w:t>
      </w:r>
      <w:r w:rsidR="009905FA">
        <w:rPr>
          <w:rFonts w:ascii="Times New Roman" w:hAnsi="Times New Roman" w:cs="Times New Roman"/>
        </w:rPr>
        <w:t>research design,</w:t>
      </w:r>
      <w:r w:rsidR="009905FA" w:rsidRPr="009905FA">
        <w:t xml:space="preserve"> </w:t>
      </w:r>
      <w:r w:rsidR="009905FA">
        <w:rPr>
          <w:rFonts w:ascii="Times New Roman" w:hAnsi="Times New Roman" w:cs="Times New Roman"/>
        </w:rPr>
        <w:t xml:space="preserve">preliminary results, scope </w:t>
      </w:r>
      <w:r w:rsidR="005D35DE">
        <w:rPr>
          <w:rFonts w:ascii="Times New Roman" w:hAnsi="Times New Roman" w:cs="Times New Roman"/>
        </w:rPr>
        <w:t>and delimitations. T</w:t>
      </w:r>
      <w:r w:rsidR="009C3F1F" w:rsidRPr="009C3F1F">
        <w:rPr>
          <w:rFonts w:ascii="Times New Roman" w:hAnsi="Times New Roman" w:cs="Times New Roman"/>
        </w:rPr>
        <w:t xml:space="preserve">his document also provides a schedule of the project, including a description of </w:t>
      </w:r>
      <w:r w:rsidR="009C3F1F">
        <w:rPr>
          <w:rFonts w:ascii="Times New Roman" w:hAnsi="Times New Roman" w:cs="Times New Roman"/>
        </w:rPr>
        <w:t xml:space="preserve">current </w:t>
      </w:r>
      <w:r w:rsidR="009905FA">
        <w:rPr>
          <w:rFonts w:ascii="Times New Roman" w:hAnsi="Times New Roman" w:cs="Times New Roman"/>
        </w:rPr>
        <w:t>progress</w:t>
      </w:r>
      <w:r w:rsidR="009C3F1F" w:rsidRPr="009C3F1F">
        <w:rPr>
          <w:rFonts w:ascii="Times New Roman" w:hAnsi="Times New Roman" w:cs="Times New Roman"/>
        </w:rPr>
        <w:t>.</w:t>
      </w: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p w:rsidR="0089768B" w:rsidRDefault="0089768B" w:rsidP="0089768B">
      <w:pPr>
        <w:rPr>
          <w:rFonts w:ascii="Times New Roman" w:hAnsi="Times New Roman" w:cs="Times New Roman"/>
          <w:sz w:val="28"/>
          <w:szCs w:val="28"/>
        </w:rPr>
      </w:pPr>
    </w:p>
    <w:sdt>
      <w:sdtPr>
        <w:rPr>
          <w:rFonts w:asciiTheme="minorHAnsi" w:eastAsiaTheme="minorHAnsi" w:hAnsiTheme="minorHAnsi" w:cs="Arial Unicode MS"/>
          <w:b w:val="0"/>
          <w:sz w:val="22"/>
          <w:szCs w:val="22"/>
          <w:lang w:bidi="si-LK"/>
        </w:rPr>
        <w:id w:val="119732391"/>
        <w:docPartObj>
          <w:docPartGallery w:val="Table of Contents"/>
          <w:docPartUnique/>
        </w:docPartObj>
      </w:sdtPr>
      <w:sdtEndPr>
        <w:rPr>
          <w:bCs/>
          <w:noProof/>
        </w:rPr>
      </w:sdtEndPr>
      <w:sdtContent>
        <w:p w:rsidR="00B913B7" w:rsidRPr="002A5F8B" w:rsidRDefault="00B913B7">
          <w:pPr>
            <w:pStyle w:val="TOCHeading"/>
            <w:rPr>
              <w:sz w:val="36"/>
              <w:szCs w:val="36"/>
            </w:rPr>
          </w:pPr>
          <w:r w:rsidRPr="002A5F8B">
            <w:rPr>
              <w:sz w:val="36"/>
              <w:szCs w:val="36"/>
            </w:rPr>
            <w:t>Table of Contents</w:t>
          </w:r>
        </w:p>
        <w:p w:rsidR="00B913B7" w:rsidRPr="00B913B7" w:rsidRDefault="00B913B7" w:rsidP="00B913B7">
          <w:pPr>
            <w:rPr>
              <w:lang w:bidi="ar-SA"/>
            </w:rPr>
          </w:pPr>
        </w:p>
        <w:p w:rsidR="00AF36C5" w:rsidRDefault="00A07D12">
          <w:pPr>
            <w:pStyle w:val="TOC1"/>
            <w:tabs>
              <w:tab w:val="right" w:leader="dot" w:pos="9016"/>
            </w:tabs>
            <w:rPr>
              <w:rFonts w:asciiTheme="minorHAnsi" w:hAnsiTheme="minorHAnsi" w:cs="Arial Unicode MS"/>
              <w:noProof/>
              <w:lang w:bidi="si-LK"/>
            </w:rPr>
          </w:pPr>
          <w:r>
            <w:fldChar w:fldCharType="begin"/>
          </w:r>
          <w:r>
            <w:instrText xml:space="preserve"> TOC \o "1-3" \h \z \u </w:instrText>
          </w:r>
          <w:r>
            <w:fldChar w:fldCharType="separate"/>
          </w:r>
          <w:hyperlink w:anchor="_Toc489240142" w:history="1">
            <w:r w:rsidR="00AF36C5" w:rsidRPr="00B07334">
              <w:rPr>
                <w:rStyle w:val="Hyperlink"/>
                <w:noProof/>
              </w:rPr>
              <w:t>Chapter 1</w:t>
            </w:r>
            <w:r w:rsidR="00AF36C5">
              <w:rPr>
                <w:noProof/>
                <w:webHidden/>
              </w:rPr>
              <w:tab/>
            </w:r>
            <w:r w:rsidR="00AF36C5">
              <w:rPr>
                <w:noProof/>
                <w:webHidden/>
              </w:rPr>
              <w:fldChar w:fldCharType="begin"/>
            </w:r>
            <w:r w:rsidR="00AF36C5">
              <w:rPr>
                <w:noProof/>
                <w:webHidden/>
              </w:rPr>
              <w:instrText xml:space="preserve"> PAGEREF _Toc489240142 \h </w:instrText>
            </w:r>
            <w:r w:rsidR="00AF36C5">
              <w:rPr>
                <w:noProof/>
                <w:webHidden/>
              </w:rPr>
            </w:r>
            <w:r w:rsidR="00AF36C5">
              <w:rPr>
                <w:noProof/>
                <w:webHidden/>
              </w:rPr>
              <w:fldChar w:fldCharType="separate"/>
            </w:r>
            <w:r w:rsidR="00B91ACC">
              <w:rPr>
                <w:noProof/>
                <w:webHidden/>
              </w:rPr>
              <w:t>1</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43" w:history="1">
            <w:r w:rsidR="00AF36C5" w:rsidRPr="00B07334">
              <w:rPr>
                <w:rStyle w:val="Hyperlink"/>
                <w:noProof/>
              </w:rPr>
              <w:t>1.1.</w:t>
            </w:r>
            <w:r w:rsidR="00AF36C5">
              <w:rPr>
                <w:rFonts w:asciiTheme="minorHAnsi" w:hAnsiTheme="minorHAnsi" w:cs="Arial Unicode MS"/>
                <w:noProof/>
                <w:lang w:bidi="si-LK"/>
              </w:rPr>
              <w:tab/>
            </w:r>
            <w:r w:rsidR="00AF36C5" w:rsidRPr="00B07334">
              <w:rPr>
                <w:rStyle w:val="Hyperlink"/>
                <w:noProof/>
              </w:rPr>
              <w:t>Introduction</w:t>
            </w:r>
            <w:r w:rsidR="00AF36C5">
              <w:rPr>
                <w:noProof/>
                <w:webHidden/>
              </w:rPr>
              <w:tab/>
            </w:r>
            <w:r w:rsidR="00AF36C5">
              <w:rPr>
                <w:noProof/>
                <w:webHidden/>
              </w:rPr>
              <w:fldChar w:fldCharType="begin"/>
            </w:r>
            <w:r w:rsidR="00AF36C5">
              <w:rPr>
                <w:noProof/>
                <w:webHidden/>
              </w:rPr>
              <w:instrText xml:space="preserve"> PAGEREF _Toc489240143 \h </w:instrText>
            </w:r>
            <w:r w:rsidR="00AF36C5">
              <w:rPr>
                <w:noProof/>
                <w:webHidden/>
              </w:rPr>
            </w:r>
            <w:r w:rsidR="00AF36C5">
              <w:rPr>
                <w:noProof/>
                <w:webHidden/>
              </w:rPr>
              <w:fldChar w:fldCharType="separate"/>
            </w:r>
            <w:r>
              <w:rPr>
                <w:noProof/>
                <w:webHidden/>
              </w:rPr>
              <w:t>1</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44" w:history="1">
            <w:r w:rsidR="00AF36C5" w:rsidRPr="00B07334">
              <w:rPr>
                <w:rStyle w:val="Hyperlink"/>
                <w:noProof/>
              </w:rPr>
              <w:t>1.1.</w:t>
            </w:r>
            <w:r w:rsidR="00AF36C5">
              <w:rPr>
                <w:rFonts w:asciiTheme="minorHAnsi" w:hAnsiTheme="minorHAnsi" w:cs="Arial Unicode MS"/>
                <w:noProof/>
                <w:lang w:bidi="si-LK"/>
              </w:rPr>
              <w:tab/>
            </w:r>
            <w:r w:rsidR="00AF36C5" w:rsidRPr="00B07334">
              <w:rPr>
                <w:rStyle w:val="Hyperlink"/>
                <w:noProof/>
              </w:rPr>
              <w:t>Interpretations</w:t>
            </w:r>
            <w:r w:rsidR="00AF36C5">
              <w:rPr>
                <w:noProof/>
                <w:webHidden/>
              </w:rPr>
              <w:tab/>
            </w:r>
            <w:r w:rsidR="00AF36C5">
              <w:rPr>
                <w:noProof/>
                <w:webHidden/>
              </w:rPr>
              <w:fldChar w:fldCharType="begin"/>
            </w:r>
            <w:r w:rsidR="00AF36C5">
              <w:rPr>
                <w:noProof/>
                <w:webHidden/>
              </w:rPr>
              <w:instrText xml:space="preserve"> PAGEREF _Toc489240144 \h </w:instrText>
            </w:r>
            <w:r w:rsidR="00AF36C5">
              <w:rPr>
                <w:noProof/>
                <w:webHidden/>
              </w:rPr>
            </w:r>
            <w:r w:rsidR="00AF36C5">
              <w:rPr>
                <w:noProof/>
                <w:webHidden/>
              </w:rPr>
              <w:fldChar w:fldCharType="separate"/>
            </w:r>
            <w:r>
              <w:rPr>
                <w:noProof/>
                <w:webHidden/>
              </w:rPr>
              <w:t>2</w:t>
            </w:r>
            <w:r w:rsidR="00AF36C5">
              <w:rPr>
                <w:noProof/>
                <w:webHidden/>
              </w:rPr>
              <w:fldChar w:fldCharType="end"/>
            </w:r>
          </w:hyperlink>
        </w:p>
        <w:p w:rsidR="00AF36C5" w:rsidRDefault="00B91ACC">
          <w:pPr>
            <w:pStyle w:val="TOC3"/>
            <w:tabs>
              <w:tab w:val="left" w:pos="1320"/>
              <w:tab w:val="right" w:leader="dot" w:pos="9016"/>
            </w:tabs>
            <w:rPr>
              <w:rFonts w:asciiTheme="minorHAnsi" w:hAnsiTheme="minorHAnsi" w:cs="Arial Unicode MS"/>
              <w:noProof/>
              <w:lang w:bidi="si-LK"/>
            </w:rPr>
          </w:pPr>
          <w:hyperlink w:anchor="_Toc489240145" w:history="1">
            <w:r w:rsidR="00AF36C5" w:rsidRPr="00B07334">
              <w:rPr>
                <w:rStyle w:val="Hyperlink"/>
                <w:noProof/>
              </w:rPr>
              <w:t>1.1.1.</w:t>
            </w:r>
            <w:r w:rsidR="00AF36C5">
              <w:rPr>
                <w:rFonts w:asciiTheme="minorHAnsi" w:hAnsiTheme="minorHAnsi" w:cs="Arial Unicode MS"/>
                <w:noProof/>
                <w:lang w:bidi="si-LK"/>
              </w:rPr>
              <w:tab/>
            </w:r>
            <w:r w:rsidR="00AF36C5" w:rsidRPr="00B07334">
              <w:rPr>
                <w:rStyle w:val="Hyperlink"/>
                <w:noProof/>
              </w:rPr>
              <w:t>Situatedness</w:t>
            </w:r>
            <w:r w:rsidR="00AF36C5">
              <w:rPr>
                <w:noProof/>
                <w:webHidden/>
              </w:rPr>
              <w:tab/>
            </w:r>
            <w:r w:rsidR="00AF36C5">
              <w:rPr>
                <w:noProof/>
                <w:webHidden/>
              </w:rPr>
              <w:fldChar w:fldCharType="begin"/>
            </w:r>
            <w:r w:rsidR="00AF36C5">
              <w:rPr>
                <w:noProof/>
                <w:webHidden/>
              </w:rPr>
              <w:instrText xml:space="preserve"> PAGEREF _Toc489240145 \h </w:instrText>
            </w:r>
            <w:r w:rsidR="00AF36C5">
              <w:rPr>
                <w:noProof/>
                <w:webHidden/>
              </w:rPr>
            </w:r>
            <w:r w:rsidR="00AF36C5">
              <w:rPr>
                <w:noProof/>
                <w:webHidden/>
              </w:rPr>
              <w:fldChar w:fldCharType="separate"/>
            </w:r>
            <w:r>
              <w:rPr>
                <w:noProof/>
                <w:webHidden/>
              </w:rPr>
              <w:t>2</w:t>
            </w:r>
            <w:r w:rsidR="00AF36C5">
              <w:rPr>
                <w:noProof/>
                <w:webHidden/>
              </w:rPr>
              <w:fldChar w:fldCharType="end"/>
            </w:r>
          </w:hyperlink>
        </w:p>
        <w:p w:rsidR="00AF36C5" w:rsidRDefault="00B91ACC">
          <w:pPr>
            <w:pStyle w:val="TOC3"/>
            <w:tabs>
              <w:tab w:val="left" w:pos="1320"/>
              <w:tab w:val="right" w:leader="dot" w:pos="9016"/>
            </w:tabs>
            <w:rPr>
              <w:rFonts w:asciiTheme="minorHAnsi" w:hAnsiTheme="minorHAnsi" w:cs="Arial Unicode MS"/>
              <w:noProof/>
              <w:lang w:bidi="si-LK"/>
            </w:rPr>
          </w:pPr>
          <w:hyperlink w:anchor="_Toc489240146" w:history="1">
            <w:r w:rsidR="00AF36C5" w:rsidRPr="00B07334">
              <w:rPr>
                <w:rStyle w:val="Hyperlink"/>
                <w:noProof/>
              </w:rPr>
              <w:t>1.1.2.</w:t>
            </w:r>
            <w:r w:rsidR="00AF36C5">
              <w:rPr>
                <w:rFonts w:asciiTheme="minorHAnsi" w:hAnsiTheme="minorHAnsi" w:cs="Arial Unicode MS"/>
                <w:noProof/>
                <w:lang w:bidi="si-LK"/>
              </w:rPr>
              <w:tab/>
            </w:r>
            <w:r w:rsidR="00AF36C5" w:rsidRPr="00B07334">
              <w:rPr>
                <w:rStyle w:val="Hyperlink"/>
                <w:noProof/>
              </w:rPr>
              <w:t>Embodiment</w:t>
            </w:r>
            <w:r w:rsidR="00AF36C5">
              <w:rPr>
                <w:noProof/>
                <w:webHidden/>
              </w:rPr>
              <w:tab/>
            </w:r>
            <w:r w:rsidR="00AF36C5">
              <w:rPr>
                <w:noProof/>
                <w:webHidden/>
              </w:rPr>
              <w:fldChar w:fldCharType="begin"/>
            </w:r>
            <w:r w:rsidR="00AF36C5">
              <w:rPr>
                <w:noProof/>
                <w:webHidden/>
              </w:rPr>
              <w:instrText xml:space="preserve"> PAGEREF _Toc489240146 \h </w:instrText>
            </w:r>
            <w:r w:rsidR="00AF36C5">
              <w:rPr>
                <w:noProof/>
                <w:webHidden/>
              </w:rPr>
            </w:r>
            <w:r w:rsidR="00AF36C5">
              <w:rPr>
                <w:noProof/>
                <w:webHidden/>
              </w:rPr>
              <w:fldChar w:fldCharType="separate"/>
            </w:r>
            <w:r>
              <w:rPr>
                <w:noProof/>
                <w:webHidden/>
              </w:rPr>
              <w:t>2</w:t>
            </w:r>
            <w:r w:rsidR="00AF36C5">
              <w:rPr>
                <w:noProof/>
                <w:webHidden/>
              </w:rPr>
              <w:fldChar w:fldCharType="end"/>
            </w:r>
          </w:hyperlink>
        </w:p>
        <w:p w:rsidR="00AF36C5" w:rsidRDefault="00B91ACC">
          <w:pPr>
            <w:pStyle w:val="TOC3"/>
            <w:tabs>
              <w:tab w:val="left" w:pos="1320"/>
              <w:tab w:val="right" w:leader="dot" w:pos="9016"/>
            </w:tabs>
            <w:rPr>
              <w:rFonts w:asciiTheme="minorHAnsi" w:hAnsiTheme="minorHAnsi" w:cs="Arial Unicode MS"/>
              <w:noProof/>
              <w:lang w:bidi="si-LK"/>
            </w:rPr>
          </w:pPr>
          <w:hyperlink w:anchor="_Toc489240147" w:history="1">
            <w:r w:rsidR="00AF36C5" w:rsidRPr="00B07334">
              <w:rPr>
                <w:rStyle w:val="Hyperlink"/>
                <w:noProof/>
              </w:rPr>
              <w:t>1.1.1.</w:t>
            </w:r>
            <w:r w:rsidR="00AF36C5">
              <w:rPr>
                <w:rFonts w:asciiTheme="minorHAnsi" w:hAnsiTheme="minorHAnsi" w:cs="Arial Unicode MS"/>
                <w:noProof/>
                <w:lang w:bidi="si-LK"/>
              </w:rPr>
              <w:tab/>
            </w:r>
            <w:r w:rsidR="00AF36C5" w:rsidRPr="00B07334">
              <w:rPr>
                <w:rStyle w:val="Hyperlink"/>
                <w:noProof/>
              </w:rPr>
              <w:t>Situated Cognition</w:t>
            </w:r>
            <w:r w:rsidR="00AF36C5">
              <w:rPr>
                <w:noProof/>
                <w:webHidden/>
              </w:rPr>
              <w:tab/>
            </w:r>
            <w:r w:rsidR="00AF36C5">
              <w:rPr>
                <w:noProof/>
                <w:webHidden/>
              </w:rPr>
              <w:fldChar w:fldCharType="begin"/>
            </w:r>
            <w:r w:rsidR="00AF36C5">
              <w:rPr>
                <w:noProof/>
                <w:webHidden/>
              </w:rPr>
              <w:instrText xml:space="preserve"> PAGEREF _Toc489240147 \h </w:instrText>
            </w:r>
            <w:r w:rsidR="00AF36C5">
              <w:rPr>
                <w:noProof/>
                <w:webHidden/>
              </w:rPr>
            </w:r>
            <w:r w:rsidR="00AF36C5">
              <w:rPr>
                <w:noProof/>
                <w:webHidden/>
              </w:rPr>
              <w:fldChar w:fldCharType="separate"/>
            </w:r>
            <w:r>
              <w:rPr>
                <w:noProof/>
                <w:webHidden/>
              </w:rPr>
              <w:t>2</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48" w:history="1">
            <w:r w:rsidR="00AF36C5" w:rsidRPr="00B07334">
              <w:rPr>
                <w:rStyle w:val="Hyperlink"/>
                <w:noProof/>
              </w:rPr>
              <w:t>1.2.</w:t>
            </w:r>
            <w:r w:rsidR="00AF36C5">
              <w:rPr>
                <w:rFonts w:asciiTheme="minorHAnsi" w:hAnsiTheme="minorHAnsi" w:cs="Arial Unicode MS"/>
                <w:noProof/>
                <w:lang w:bidi="si-LK"/>
              </w:rPr>
              <w:tab/>
            </w:r>
            <w:r w:rsidR="00AF36C5" w:rsidRPr="00B07334">
              <w:rPr>
                <w:rStyle w:val="Hyperlink"/>
                <w:noProof/>
              </w:rPr>
              <w:t>Statement of the problem</w:t>
            </w:r>
            <w:r w:rsidR="00AF36C5">
              <w:rPr>
                <w:noProof/>
                <w:webHidden/>
              </w:rPr>
              <w:tab/>
            </w:r>
            <w:r w:rsidR="00AF36C5">
              <w:rPr>
                <w:noProof/>
                <w:webHidden/>
              </w:rPr>
              <w:fldChar w:fldCharType="begin"/>
            </w:r>
            <w:r w:rsidR="00AF36C5">
              <w:rPr>
                <w:noProof/>
                <w:webHidden/>
              </w:rPr>
              <w:instrText xml:space="preserve"> PAGEREF _Toc489240148 \h </w:instrText>
            </w:r>
            <w:r w:rsidR="00AF36C5">
              <w:rPr>
                <w:noProof/>
                <w:webHidden/>
              </w:rPr>
            </w:r>
            <w:r w:rsidR="00AF36C5">
              <w:rPr>
                <w:noProof/>
                <w:webHidden/>
              </w:rPr>
              <w:fldChar w:fldCharType="separate"/>
            </w:r>
            <w:r>
              <w:rPr>
                <w:noProof/>
                <w:webHidden/>
              </w:rPr>
              <w:t>3</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49" w:history="1">
            <w:r w:rsidR="00AF36C5" w:rsidRPr="00B07334">
              <w:rPr>
                <w:rStyle w:val="Hyperlink"/>
                <w:noProof/>
              </w:rPr>
              <w:t>1.3.</w:t>
            </w:r>
            <w:r w:rsidR="00AF36C5">
              <w:rPr>
                <w:rFonts w:asciiTheme="minorHAnsi" w:hAnsiTheme="minorHAnsi" w:cs="Arial Unicode MS"/>
                <w:noProof/>
                <w:lang w:bidi="si-LK"/>
              </w:rPr>
              <w:tab/>
            </w:r>
            <w:r w:rsidR="00AF36C5" w:rsidRPr="00B07334">
              <w:rPr>
                <w:rStyle w:val="Hyperlink"/>
                <w:noProof/>
              </w:rPr>
              <w:t>Project goal and objectives</w:t>
            </w:r>
            <w:r w:rsidR="00AF36C5">
              <w:rPr>
                <w:noProof/>
                <w:webHidden/>
              </w:rPr>
              <w:tab/>
            </w:r>
            <w:r w:rsidR="00AF36C5">
              <w:rPr>
                <w:noProof/>
                <w:webHidden/>
              </w:rPr>
              <w:fldChar w:fldCharType="begin"/>
            </w:r>
            <w:r w:rsidR="00AF36C5">
              <w:rPr>
                <w:noProof/>
                <w:webHidden/>
              </w:rPr>
              <w:instrText xml:space="preserve"> PAGEREF _Toc489240149 \h </w:instrText>
            </w:r>
            <w:r w:rsidR="00AF36C5">
              <w:rPr>
                <w:noProof/>
                <w:webHidden/>
              </w:rPr>
            </w:r>
            <w:r w:rsidR="00AF36C5">
              <w:rPr>
                <w:noProof/>
                <w:webHidden/>
              </w:rPr>
              <w:fldChar w:fldCharType="separate"/>
            </w:r>
            <w:r>
              <w:rPr>
                <w:noProof/>
                <w:webHidden/>
              </w:rPr>
              <w:t>3</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50" w:history="1">
            <w:r w:rsidR="00AF36C5" w:rsidRPr="00B07334">
              <w:rPr>
                <w:rStyle w:val="Hyperlink"/>
                <w:noProof/>
              </w:rPr>
              <w:t>1.4.</w:t>
            </w:r>
            <w:r w:rsidR="00AF36C5">
              <w:rPr>
                <w:rFonts w:asciiTheme="minorHAnsi" w:hAnsiTheme="minorHAnsi" w:cs="Arial Unicode MS"/>
                <w:noProof/>
                <w:lang w:bidi="si-LK"/>
              </w:rPr>
              <w:tab/>
            </w:r>
            <w:r w:rsidR="00AF36C5" w:rsidRPr="00B07334">
              <w:rPr>
                <w:rStyle w:val="Hyperlink"/>
                <w:noProof/>
              </w:rPr>
              <w:t>Research questions</w:t>
            </w:r>
            <w:r w:rsidR="00AF36C5">
              <w:rPr>
                <w:noProof/>
                <w:webHidden/>
              </w:rPr>
              <w:tab/>
            </w:r>
            <w:r w:rsidR="00AF36C5">
              <w:rPr>
                <w:noProof/>
                <w:webHidden/>
              </w:rPr>
              <w:fldChar w:fldCharType="begin"/>
            </w:r>
            <w:r w:rsidR="00AF36C5">
              <w:rPr>
                <w:noProof/>
                <w:webHidden/>
              </w:rPr>
              <w:instrText xml:space="preserve"> PAGEREF _Toc489240150 \h </w:instrText>
            </w:r>
            <w:r w:rsidR="00AF36C5">
              <w:rPr>
                <w:noProof/>
                <w:webHidden/>
              </w:rPr>
            </w:r>
            <w:r w:rsidR="00AF36C5">
              <w:rPr>
                <w:noProof/>
                <w:webHidden/>
              </w:rPr>
              <w:fldChar w:fldCharType="separate"/>
            </w:r>
            <w:r>
              <w:rPr>
                <w:noProof/>
                <w:webHidden/>
              </w:rPr>
              <w:t>4</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51" w:history="1">
            <w:r w:rsidR="00AF36C5" w:rsidRPr="00B07334">
              <w:rPr>
                <w:rStyle w:val="Hyperlink"/>
                <w:noProof/>
              </w:rPr>
              <w:t>1.5.</w:t>
            </w:r>
            <w:r w:rsidR="00AF36C5">
              <w:rPr>
                <w:rFonts w:asciiTheme="minorHAnsi" w:hAnsiTheme="minorHAnsi" w:cs="Arial Unicode MS"/>
                <w:noProof/>
                <w:lang w:bidi="si-LK"/>
              </w:rPr>
              <w:tab/>
            </w:r>
            <w:r w:rsidR="00AF36C5" w:rsidRPr="00B07334">
              <w:rPr>
                <w:rStyle w:val="Hyperlink"/>
                <w:noProof/>
              </w:rPr>
              <w:t>Research Methodology</w:t>
            </w:r>
            <w:r w:rsidR="00AF36C5">
              <w:rPr>
                <w:noProof/>
                <w:webHidden/>
              </w:rPr>
              <w:tab/>
            </w:r>
            <w:r w:rsidR="00AF36C5">
              <w:rPr>
                <w:noProof/>
                <w:webHidden/>
              </w:rPr>
              <w:fldChar w:fldCharType="begin"/>
            </w:r>
            <w:r w:rsidR="00AF36C5">
              <w:rPr>
                <w:noProof/>
                <w:webHidden/>
              </w:rPr>
              <w:instrText xml:space="preserve"> PAGEREF _Toc489240151 \h </w:instrText>
            </w:r>
            <w:r w:rsidR="00AF36C5">
              <w:rPr>
                <w:noProof/>
                <w:webHidden/>
              </w:rPr>
            </w:r>
            <w:r w:rsidR="00AF36C5">
              <w:rPr>
                <w:noProof/>
                <w:webHidden/>
              </w:rPr>
              <w:fldChar w:fldCharType="separate"/>
            </w:r>
            <w:r>
              <w:rPr>
                <w:noProof/>
                <w:webHidden/>
              </w:rPr>
              <w:t>4</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52" w:history="1">
            <w:r w:rsidR="00AF36C5" w:rsidRPr="00B07334">
              <w:rPr>
                <w:rStyle w:val="Hyperlink"/>
                <w:noProof/>
              </w:rPr>
              <w:t>1.6.</w:t>
            </w:r>
            <w:r w:rsidR="00AF36C5">
              <w:rPr>
                <w:rFonts w:asciiTheme="minorHAnsi" w:hAnsiTheme="minorHAnsi" w:cs="Arial Unicode MS"/>
                <w:noProof/>
                <w:lang w:bidi="si-LK"/>
              </w:rPr>
              <w:tab/>
            </w:r>
            <w:r w:rsidR="00AF36C5" w:rsidRPr="00B07334">
              <w:rPr>
                <w:rStyle w:val="Hyperlink"/>
                <w:noProof/>
              </w:rPr>
              <w:t>Scope and Delimitations</w:t>
            </w:r>
            <w:r w:rsidR="00AF36C5">
              <w:rPr>
                <w:noProof/>
                <w:webHidden/>
              </w:rPr>
              <w:tab/>
            </w:r>
            <w:r w:rsidR="00AF36C5">
              <w:rPr>
                <w:noProof/>
                <w:webHidden/>
              </w:rPr>
              <w:fldChar w:fldCharType="begin"/>
            </w:r>
            <w:r w:rsidR="00AF36C5">
              <w:rPr>
                <w:noProof/>
                <w:webHidden/>
              </w:rPr>
              <w:instrText xml:space="preserve"> PAGEREF _Toc489240152 \h </w:instrText>
            </w:r>
            <w:r w:rsidR="00AF36C5">
              <w:rPr>
                <w:noProof/>
                <w:webHidden/>
              </w:rPr>
            </w:r>
            <w:r w:rsidR="00AF36C5">
              <w:rPr>
                <w:noProof/>
                <w:webHidden/>
              </w:rPr>
              <w:fldChar w:fldCharType="separate"/>
            </w:r>
            <w:r>
              <w:rPr>
                <w:noProof/>
                <w:webHidden/>
              </w:rPr>
              <w:t>5</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53" w:history="1">
            <w:r w:rsidR="00AF36C5" w:rsidRPr="00B07334">
              <w:rPr>
                <w:rStyle w:val="Hyperlink"/>
                <w:noProof/>
              </w:rPr>
              <w:t>1.7.</w:t>
            </w:r>
            <w:r w:rsidR="00AF36C5">
              <w:rPr>
                <w:rFonts w:asciiTheme="minorHAnsi" w:hAnsiTheme="minorHAnsi" w:cs="Arial Unicode MS"/>
                <w:noProof/>
                <w:lang w:bidi="si-LK"/>
              </w:rPr>
              <w:tab/>
            </w:r>
            <w:r w:rsidR="00AF36C5" w:rsidRPr="00B07334">
              <w:rPr>
                <w:rStyle w:val="Hyperlink"/>
                <w:noProof/>
              </w:rPr>
              <w:t>Significance of the research</w:t>
            </w:r>
            <w:r w:rsidR="00AF36C5">
              <w:rPr>
                <w:noProof/>
                <w:webHidden/>
              </w:rPr>
              <w:tab/>
            </w:r>
            <w:r w:rsidR="00AF36C5">
              <w:rPr>
                <w:noProof/>
                <w:webHidden/>
              </w:rPr>
              <w:fldChar w:fldCharType="begin"/>
            </w:r>
            <w:r w:rsidR="00AF36C5">
              <w:rPr>
                <w:noProof/>
                <w:webHidden/>
              </w:rPr>
              <w:instrText xml:space="preserve"> PAGEREF _Toc489240153 \h </w:instrText>
            </w:r>
            <w:r w:rsidR="00AF36C5">
              <w:rPr>
                <w:noProof/>
                <w:webHidden/>
              </w:rPr>
            </w:r>
            <w:r w:rsidR="00AF36C5">
              <w:rPr>
                <w:noProof/>
                <w:webHidden/>
              </w:rPr>
              <w:fldChar w:fldCharType="separate"/>
            </w:r>
            <w:r>
              <w:rPr>
                <w:noProof/>
                <w:webHidden/>
              </w:rPr>
              <w:t>5</w:t>
            </w:r>
            <w:r w:rsidR="00AF36C5">
              <w:rPr>
                <w:noProof/>
                <w:webHidden/>
              </w:rPr>
              <w:fldChar w:fldCharType="end"/>
            </w:r>
          </w:hyperlink>
        </w:p>
        <w:p w:rsidR="00AF36C5" w:rsidRDefault="00B91ACC">
          <w:pPr>
            <w:pStyle w:val="TOC2"/>
            <w:tabs>
              <w:tab w:val="left" w:pos="880"/>
              <w:tab w:val="right" w:leader="dot" w:pos="9016"/>
            </w:tabs>
            <w:rPr>
              <w:rFonts w:asciiTheme="minorHAnsi" w:hAnsiTheme="minorHAnsi" w:cs="Arial Unicode MS"/>
              <w:noProof/>
              <w:lang w:bidi="si-LK"/>
            </w:rPr>
          </w:pPr>
          <w:hyperlink w:anchor="_Toc489240154" w:history="1">
            <w:r w:rsidR="00AF36C5" w:rsidRPr="00B07334">
              <w:rPr>
                <w:rStyle w:val="Hyperlink"/>
                <w:noProof/>
              </w:rPr>
              <w:t>1.8.</w:t>
            </w:r>
            <w:r w:rsidR="00AF36C5">
              <w:rPr>
                <w:rFonts w:asciiTheme="minorHAnsi" w:hAnsiTheme="minorHAnsi" w:cs="Arial Unicode MS"/>
                <w:noProof/>
                <w:lang w:bidi="si-LK"/>
              </w:rPr>
              <w:tab/>
            </w:r>
            <w:r w:rsidR="00AF36C5" w:rsidRPr="00B07334">
              <w:rPr>
                <w:rStyle w:val="Hyperlink"/>
                <w:noProof/>
              </w:rPr>
              <w:t>Project Timeline</w:t>
            </w:r>
            <w:r w:rsidR="00AF36C5">
              <w:rPr>
                <w:noProof/>
                <w:webHidden/>
              </w:rPr>
              <w:tab/>
            </w:r>
            <w:r w:rsidR="00AF36C5">
              <w:rPr>
                <w:noProof/>
                <w:webHidden/>
              </w:rPr>
              <w:fldChar w:fldCharType="begin"/>
            </w:r>
            <w:r w:rsidR="00AF36C5">
              <w:rPr>
                <w:noProof/>
                <w:webHidden/>
              </w:rPr>
              <w:instrText xml:space="preserve"> PAGEREF _Toc489240154 \h </w:instrText>
            </w:r>
            <w:r w:rsidR="00AF36C5">
              <w:rPr>
                <w:noProof/>
                <w:webHidden/>
              </w:rPr>
            </w:r>
            <w:r w:rsidR="00AF36C5">
              <w:rPr>
                <w:noProof/>
                <w:webHidden/>
              </w:rPr>
              <w:fldChar w:fldCharType="separate"/>
            </w:r>
            <w:r>
              <w:rPr>
                <w:noProof/>
                <w:webHidden/>
              </w:rPr>
              <w:t>6</w:t>
            </w:r>
            <w:r w:rsidR="00AF36C5">
              <w:rPr>
                <w:noProof/>
                <w:webHidden/>
              </w:rPr>
              <w:fldChar w:fldCharType="end"/>
            </w:r>
          </w:hyperlink>
        </w:p>
        <w:p w:rsidR="00AF36C5" w:rsidRDefault="00B91ACC">
          <w:pPr>
            <w:pStyle w:val="TOC1"/>
            <w:tabs>
              <w:tab w:val="right" w:leader="dot" w:pos="9016"/>
            </w:tabs>
            <w:rPr>
              <w:rFonts w:asciiTheme="minorHAnsi" w:hAnsiTheme="minorHAnsi" w:cs="Arial Unicode MS"/>
              <w:noProof/>
              <w:lang w:bidi="si-LK"/>
            </w:rPr>
          </w:pPr>
          <w:hyperlink w:anchor="_Toc489240155" w:history="1">
            <w:r w:rsidR="00AF36C5" w:rsidRPr="00B07334">
              <w:rPr>
                <w:rStyle w:val="Hyperlink"/>
                <w:noProof/>
              </w:rPr>
              <w:t>Chapter 2</w:t>
            </w:r>
            <w:r w:rsidR="00AF36C5">
              <w:rPr>
                <w:noProof/>
                <w:webHidden/>
              </w:rPr>
              <w:tab/>
            </w:r>
            <w:r w:rsidR="00AF36C5">
              <w:rPr>
                <w:noProof/>
                <w:webHidden/>
              </w:rPr>
              <w:fldChar w:fldCharType="begin"/>
            </w:r>
            <w:r w:rsidR="00AF36C5">
              <w:rPr>
                <w:noProof/>
                <w:webHidden/>
              </w:rPr>
              <w:instrText xml:space="preserve"> PAGEREF _Toc489240155 \h </w:instrText>
            </w:r>
            <w:r w:rsidR="00AF36C5">
              <w:rPr>
                <w:noProof/>
                <w:webHidden/>
              </w:rPr>
            </w:r>
            <w:r w:rsidR="00AF36C5">
              <w:rPr>
                <w:noProof/>
                <w:webHidden/>
              </w:rPr>
              <w:fldChar w:fldCharType="separate"/>
            </w:r>
            <w:r>
              <w:rPr>
                <w:noProof/>
                <w:webHidden/>
              </w:rPr>
              <w:t>7</w:t>
            </w:r>
            <w:r w:rsidR="00AF36C5">
              <w:rPr>
                <w:noProof/>
                <w:webHidden/>
              </w:rPr>
              <w:fldChar w:fldCharType="end"/>
            </w:r>
          </w:hyperlink>
        </w:p>
        <w:p w:rsidR="00AF36C5" w:rsidRDefault="00B91ACC">
          <w:pPr>
            <w:pStyle w:val="TOC2"/>
            <w:tabs>
              <w:tab w:val="right" w:leader="dot" w:pos="9016"/>
            </w:tabs>
            <w:rPr>
              <w:rFonts w:asciiTheme="minorHAnsi" w:hAnsiTheme="minorHAnsi" w:cs="Arial Unicode MS"/>
              <w:noProof/>
              <w:lang w:bidi="si-LK"/>
            </w:rPr>
          </w:pPr>
          <w:hyperlink w:anchor="_Toc489240156" w:history="1">
            <w:r w:rsidR="00AF36C5" w:rsidRPr="00B07334">
              <w:rPr>
                <w:rStyle w:val="Hyperlink"/>
                <w:noProof/>
              </w:rPr>
              <w:t>1. Literature review</w:t>
            </w:r>
            <w:r w:rsidR="00AF36C5">
              <w:rPr>
                <w:noProof/>
                <w:webHidden/>
              </w:rPr>
              <w:tab/>
            </w:r>
            <w:r w:rsidR="00AF36C5">
              <w:rPr>
                <w:noProof/>
                <w:webHidden/>
              </w:rPr>
              <w:fldChar w:fldCharType="begin"/>
            </w:r>
            <w:r w:rsidR="00AF36C5">
              <w:rPr>
                <w:noProof/>
                <w:webHidden/>
              </w:rPr>
              <w:instrText xml:space="preserve"> PAGEREF _Toc489240156 \h </w:instrText>
            </w:r>
            <w:r w:rsidR="00AF36C5">
              <w:rPr>
                <w:noProof/>
                <w:webHidden/>
              </w:rPr>
            </w:r>
            <w:r w:rsidR="00AF36C5">
              <w:rPr>
                <w:noProof/>
                <w:webHidden/>
              </w:rPr>
              <w:fldChar w:fldCharType="separate"/>
            </w:r>
            <w:r>
              <w:rPr>
                <w:noProof/>
                <w:webHidden/>
              </w:rPr>
              <w:t>7</w:t>
            </w:r>
            <w:r w:rsidR="00AF36C5">
              <w:rPr>
                <w:noProof/>
                <w:webHidden/>
              </w:rPr>
              <w:fldChar w:fldCharType="end"/>
            </w:r>
          </w:hyperlink>
        </w:p>
        <w:p w:rsidR="00AF36C5" w:rsidRDefault="00B91ACC">
          <w:pPr>
            <w:pStyle w:val="TOC3"/>
            <w:tabs>
              <w:tab w:val="left" w:pos="1100"/>
              <w:tab w:val="right" w:leader="dot" w:pos="9016"/>
            </w:tabs>
            <w:rPr>
              <w:rFonts w:asciiTheme="minorHAnsi" w:hAnsiTheme="minorHAnsi" w:cs="Arial Unicode MS"/>
              <w:noProof/>
              <w:lang w:bidi="si-LK"/>
            </w:rPr>
          </w:pPr>
          <w:hyperlink w:anchor="_Toc489240157" w:history="1">
            <w:r w:rsidR="00AF36C5" w:rsidRPr="00B07334">
              <w:rPr>
                <w:rStyle w:val="Hyperlink"/>
                <w:noProof/>
              </w:rPr>
              <w:t>1.1.</w:t>
            </w:r>
            <w:r w:rsidR="00AF36C5">
              <w:rPr>
                <w:rFonts w:asciiTheme="minorHAnsi" w:hAnsiTheme="minorHAnsi" w:cs="Arial Unicode MS"/>
                <w:noProof/>
                <w:lang w:bidi="si-LK"/>
              </w:rPr>
              <w:tab/>
            </w:r>
            <w:r w:rsidR="00AF36C5" w:rsidRPr="00B07334">
              <w:rPr>
                <w:rStyle w:val="Hyperlink"/>
                <w:noProof/>
              </w:rPr>
              <w:t>Robotic Paradigms</w:t>
            </w:r>
            <w:r w:rsidR="00AF36C5">
              <w:rPr>
                <w:noProof/>
                <w:webHidden/>
              </w:rPr>
              <w:tab/>
            </w:r>
            <w:r w:rsidR="00AF36C5">
              <w:rPr>
                <w:noProof/>
                <w:webHidden/>
              </w:rPr>
              <w:fldChar w:fldCharType="begin"/>
            </w:r>
            <w:r w:rsidR="00AF36C5">
              <w:rPr>
                <w:noProof/>
                <w:webHidden/>
              </w:rPr>
              <w:instrText xml:space="preserve"> PAGEREF _Toc489240157 \h </w:instrText>
            </w:r>
            <w:r w:rsidR="00AF36C5">
              <w:rPr>
                <w:noProof/>
                <w:webHidden/>
              </w:rPr>
            </w:r>
            <w:r w:rsidR="00AF36C5">
              <w:rPr>
                <w:noProof/>
                <w:webHidden/>
              </w:rPr>
              <w:fldChar w:fldCharType="separate"/>
            </w:r>
            <w:r>
              <w:rPr>
                <w:noProof/>
                <w:webHidden/>
              </w:rPr>
              <w:t>7</w:t>
            </w:r>
            <w:r w:rsidR="00AF36C5">
              <w:rPr>
                <w:noProof/>
                <w:webHidden/>
              </w:rPr>
              <w:fldChar w:fldCharType="end"/>
            </w:r>
          </w:hyperlink>
        </w:p>
        <w:p w:rsidR="00AF36C5" w:rsidRDefault="00B91ACC">
          <w:pPr>
            <w:pStyle w:val="TOC3"/>
            <w:tabs>
              <w:tab w:val="left" w:pos="1100"/>
              <w:tab w:val="right" w:leader="dot" w:pos="9016"/>
            </w:tabs>
            <w:rPr>
              <w:rFonts w:asciiTheme="minorHAnsi" w:hAnsiTheme="minorHAnsi" w:cs="Arial Unicode MS"/>
              <w:noProof/>
              <w:lang w:bidi="si-LK"/>
            </w:rPr>
          </w:pPr>
          <w:hyperlink w:anchor="_Toc489240158" w:history="1">
            <w:r w:rsidR="00AF36C5" w:rsidRPr="00B07334">
              <w:rPr>
                <w:rStyle w:val="Hyperlink"/>
                <w:noProof/>
              </w:rPr>
              <w:t>1.2.</w:t>
            </w:r>
            <w:r w:rsidR="00AF36C5">
              <w:rPr>
                <w:rFonts w:asciiTheme="minorHAnsi" w:hAnsiTheme="minorHAnsi" w:cs="Arial Unicode MS"/>
                <w:noProof/>
                <w:lang w:bidi="si-LK"/>
              </w:rPr>
              <w:tab/>
            </w:r>
            <w:r w:rsidR="00AF36C5" w:rsidRPr="00B07334">
              <w:rPr>
                <w:rStyle w:val="Hyperlink"/>
                <w:noProof/>
              </w:rPr>
              <w:t>Subsumption architecture</w:t>
            </w:r>
            <w:r w:rsidR="00AF36C5">
              <w:rPr>
                <w:noProof/>
                <w:webHidden/>
              </w:rPr>
              <w:tab/>
            </w:r>
            <w:r w:rsidR="00AF36C5">
              <w:rPr>
                <w:noProof/>
                <w:webHidden/>
              </w:rPr>
              <w:fldChar w:fldCharType="begin"/>
            </w:r>
            <w:r w:rsidR="00AF36C5">
              <w:rPr>
                <w:noProof/>
                <w:webHidden/>
              </w:rPr>
              <w:instrText xml:space="preserve"> PAGEREF _Toc489240158 \h </w:instrText>
            </w:r>
            <w:r w:rsidR="00AF36C5">
              <w:rPr>
                <w:noProof/>
                <w:webHidden/>
              </w:rPr>
            </w:r>
            <w:r w:rsidR="00AF36C5">
              <w:rPr>
                <w:noProof/>
                <w:webHidden/>
              </w:rPr>
              <w:fldChar w:fldCharType="separate"/>
            </w:r>
            <w:r>
              <w:rPr>
                <w:noProof/>
                <w:webHidden/>
              </w:rPr>
              <w:t>8</w:t>
            </w:r>
            <w:r w:rsidR="00AF36C5">
              <w:rPr>
                <w:noProof/>
                <w:webHidden/>
              </w:rPr>
              <w:fldChar w:fldCharType="end"/>
            </w:r>
          </w:hyperlink>
        </w:p>
        <w:p w:rsidR="00AF36C5" w:rsidRDefault="00B91ACC">
          <w:pPr>
            <w:pStyle w:val="TOC3"/>
            <w:tabs>
              <w:tab w:val="left" w:pos="1100"/>
              <w:tab w:val="right" w:leader="dot" w:pos="9016"/>
            </w:tabs>
            <w:rPr>
              <w:rFonts w:asciiTheme="minorHAnsi" w:hAnsiTheme="minorHAnsi" w:cs="Arial Unicode MS"/>
              <w:noProof/>
              <w:lang w:bidi="si-LK"/>
            </w:rPr>
          </w:pPr>
          <w:hyperlink w:anchor="_Toc489240159" w:history="1">
            <w:r w:rsidR="00AF36C5" w:rsidRPr="00B07334">
              <w:rPr>
                <w:rStyle w:val="Hyperlink"/>
                <w:noProof/>
              </w:rPr>
              <w:t>1.3.</w:t>
            </w:r>
            <w:r w:rsidR="00AF36C5">
              <w:rPr>
                <w:rFonts w:asciiTheme="minorHAnsi" w:hAnsiTheme="minorHAnsi" w:cs="Arial Unicode MS"/>
                <w:noProof/>
                <w:lang w:bidi="si-LK"/>
              </w:rPr>
              <w:tab/>
            </w:r>
            <w:r w:rsidR="00AF36C5" w:rsidRPr="00B07334">
              <w:rPr>
                <w:rStyle w:val="Hyperlink"/>
                <w:noProof/>
              </w:rPr>
              <w:t>A neural-dynamic architecture for behavioral organization of an embodied agent</w:t>
            </w:r>
            <w:r w:rsidR="00AF36C5">
              <w:rPr>
                <w:noProof/>
                <w:webHidden/>
              </w:rPr>
              <w:tab/>
            </w:r>
            <w:r w:rsidR="00AF36C5">
              <w:rPr>
                <w:noProof/>
                <w:webHidden/>
              </w:rPr>
              <w:fldChar w:fldCharType="begin"/>
            </w:r>
            <w:r w:rsidR="00AF36C5">
              <w:rPr>
                <w:noProof/>
                <w:webHidden/>
              </w:rPr>
              <w:instrText xml:space="preserve"> PAGEREF _Toc489240159 \h </w:instrText>
            </w:r>
            <w:r w:rsidR="00AF36C5">
              <w:rPr>
                <w:noProof/>
                <w:webHidden/>
              </w:rPr>
            </w:r>
            <w:r w:rsidR="00AF36C5">
              <w:rPr>
                <w:noProof/>
                <w:webHidden/>
              </w:rPr>
              <w:fldChar w:fldCharType="separate"/>
            </w:r>
            <w:r>
              <w:rPr>
                <w:noProof/>
                <w:webHidden/>
              </w:rPr>
              <w:t>9</w:t>
            </w:r>
            <w:r w:rsidR="00AF36C5">
              <w:rPr>
                <w:noProof/>
                <w:webHidden/>
              </w:rPr>
              <w:fldChar w:fldCharType="end"/>
            </w:r>
          </w:hyperlink>
        </w:p>
        <w:p w:rsidR="00AF36C5" w:rsidRDefault="00B91ACC">
          <w:pPr>
            <w:pStyle w:val="TOC3"/>
            <w:tabs>
              <w:tab w:val="left" w:pos="1100"/>
              <w:tab w:val="right" w:leader="dot" w:pos="9016"/>
            </w:tabs>
            <w:rPr>
              <w:rFonts w:asciiTheme="minorHAnsi" w:hAnsiTheme="minorHAnsi" w:cs="Arial Unicode MS"/>
              <w:noProof/>
              <w:lang w:bidi="si-LK"/>
            </w:rPr>
          </w:pPr>
          <w:hyperlink w:anchor="_Toc489240160" w:history="1">
            <w:r w:rsidR="00AF36C5" w:rsidRPr="00B07334">
              <w:rPr>
                <w:rStyle w:val="Hyperlink"/>
                <w:noProof/>
              </w:rPr>
              <w:t>1.4.</w:t>
            </w:r>
            <w:r w:rsidR="00AF36C5">
              <w:rPr>
                <w:rFonts w:asciiTheme="minorHAnsi" w:hAnsiTheme="minorHAnsi" w:cs="Arial Unicode MS"/>
                <w:noProof/>
                <w:lang w:bidi="si-LK"/>
              </w:rPr>
              <w:tab/>
            </w:r>
            <w:r w:rsidR="00AF36C5" w:rsidRPr="00B07334">
              <w:rPr>
                <w:rStyle w:val="Hyperlink"/>
                <w:noProof/>
              </w:rPr>
              <w:t>Cognitive affective architecture</w:t>
            </w:r>
            <w:r w:rsidR="00AF36C5">
              <w:rPr>
                <w:noProof/>
                <w:webHidden/>
              </w:rPr>
              <w:tab/>
            </w:r>
            <w:r w:rsidR="00AF36C5">
              <w:rPr>
                <w:noProof/>
                <w:webHidden/>
              </w:rPr>
              <w:fldChar w:fldCharType="begin"/>
            </w:r>
            <w:r w:rsidR="00AF36C5">
              <w:rPr>
                <w:noProof/>
                <w:webHidden/>
              </w:rPr>
              <w:instrText xml:space="preserve"> PAGEREF _Toc489240160 \h </w:instrText>
            </w:r>
            <w:r w:rsidR="00AF36C5">
              <w:rPr>
                <w:noProof/>
                <w:webHidden/>
              </w:rPr>
            </w:r>
            <w:r w:rsidR="00AF36C5">
              <w:rPr>
                <w:noProof/>
                <w:webHidden/>
              </w:rPr>
              <w:fldChar w:fldCharType="separate"/>
            </w:r>
            <w:r>
              <w:rPr>
                <w:noProof/>
                <w:webHidden/>
              </w:rPr>
              <w:t>9</w:t>
            </w:r>
            <w:r w:rsidR="00AF36C5">
              <w:rPr>
                <w:noProof/>
                <w:webHidden/>
              </w:rPr>
              <w:fldChar w:fldCharType="end"/>
            </w:r>
          </w:hyperlink>
        </w:p>
        <w:p w:rsidR="00AF36C5" w:rsidRDefault="00B91ACC">
          <w:pPr>
            <w:pStyle w:val="TOC2"/>
            <w:tabs>
              <w:tab w:val="right" w:leader="dot" w:pos="9016"/>
            </w:tabs>
            <w:rPr>
              <w:rFonts w:asciiTheme="minorHAnsi" w:hAnsiTheme="minorHAnsi" w:cs="Arial Unicode MS"/>
              <w:noProof/>
              <w:lang w:bidi="si-LK"/>
            </w:rPr>
          </w:pPr>
          <w:hyperlink w:anchor="_Toc489240161" w:history="1">
            <w:r w:rsidR="00AF36C5" w:rsidRPr="00B07334">
              <w:rPr>
                <w:rStyle w:val="Hyperlink"/>
                <w:noProof/>
              </w:rPr>
              <w:t>2. Design</w:t>
            </w:r>
            <w:r w:rsidR="00AF36C5">
              <w:rPr>
                <w:noProof/>
                <w:webHidden/>
              </w:rPr>
              <w:tab/>
            </w:r>
            <w:r w:rsidR="00AF36C5">
              <w:rPr>
                <w:noProof/>
                <w:webHidden/>
              </w:rPr>
              <w:fldChar w:fldCharType="begin"/>
            </w:r>
            <w:r w:rsidR="00AF36C5">
              <w:rPr>
                <w:noProof/>
                <w:webHidden/>
              </w:rPr>
              <w:instrText xml:space="preserve"> PAGEREF _Toc489240161 \h </w:instrText>
            </w:r>
            <w:r w:rsidR="00AF36C5">
              <w:rPr>
                <w:noProof/>
                <w:webHidden/>
              </w:rPr>
            </w:r>
            <w:r w:rsidR="00AF36C5">
              <w:rPr>
                <w:noProof/>
                <w:webHidden/>
              </w:rPr>
              <w:fldChar w:fldCharType="separate"/>
            </w:r>
            <w:r>
              <w:rPr>
                <w:noProof/>
                <w:webHidden/>
              </w:rPr>
              <w:t>11</w:t>
            </w:r>
            <w:r w:rsidR="00AF36C5">
              <w:rPr>
                <w:noProof/>
                <w:webHidden/>
              </w:rPr>
              <w:fldChar w:fldCharType="end"/>
            </w:r>
          </w:hyperlink>
        </w:p>
        <w:p w:rsidR="00AF36C5" w:rsidRDefault="00B91ACC">
          <w:pPr>
            <w:pStyle w:val="TOC3"/>
            <w:tabs>
              <w:tab w:val="right" w:leader="dot" w:pos="9016"/>
            </w:tabs>
            <w:rPr>
              <w:rFonts w:asciiTheme="minorHAnsi" w:hAnsiTheme="minorHAnsi" w:cs="Arial Unicode MS"/>
              <w:noProof/>
              <w:lang w:bidi="si-LK"/>
            </w:rPr>
          </w:pPr>
          <w:hyperlink w:anchor="_Toc489240162" w:history="1">
            <w:r w:rsidR="00AF36C5" w:rsidRPr="00B07334">
              <w:rPr>
                <w:rStyle w:val="Hyperlink"/>
                <w:noProof/>
              </w:rPr>
              <w:t>2.1. Design Assumptions</w:t>
            </w:r>
            <w:r w:rsidR="00AF36C5">
              <w:rPr>
                <w:noProof/>
                <w:webHidden/>
              </w:rPr>
              <w:tab/>
            </w:r>
            <w:r w:rsidR="00AF36C5">
              <w:rPr>
                <w:noProof/>
                <w:webHidden/>
              </w:rPr>
              <w:fldChar w:fldCharType="begin"/>
            </w:r>
            <w:r w:rsidR="00AF36C5">
              <w:rPr>
                <w:noProof/>
                <w:webHidden/>
              </w:rPr>
              <w:instrText xml:space="preserve"> PAGEREF _Toc489240162 \h </w:instrText>
            </w:r>
            <w:r w:rsidR="00AF36C5">
              <w:rPr>
                <w:noProof/>
                <w:webHidden/>
              </w:rPr>
            </w:r>
            <w:r w:rsidR="00AF36C5">
              <w:rPr>
                <w:noProof/>
                <w:webHidden/>
              </w:rPr>
              <w:fldChar w:fldCharType="separate"/>
            </w:r>
            <w:r>
              <w:rPr>
                <w:noProof/>
                <w:webHidden/>
              </w:rPr>
              <w:t>11</w:t>
            </w:r>
            <w:r w:rsidR="00AF36C5">
              <w:rPr>
                <w:noProof/>
                <w:webHidden/>
              </w:rPr>
              <w:fldChar w:fldCharType="end"/>
            </w:r>
          </w:hyperlink>
        </w:p>
        <w:p w:rsidR="00AF36C5" w:rsidRDefault="00B91ACC">
          <w:pPr>
            <w:pStyle w:val="TOC3"/>
            <w:tabs>
              <w:tab w:val="right" w:leader="dot" w:pos="9016"/>
            </w:tabs>
            <w:rPr>
              <w:rFonts w:asciiTheme="minorHAnsi" w:hAnsiTheme="minorHAnsi" w:cs="Arial Unicode MS"/>
              <w:noProof/>
              <w:lang w:bidi="si-LK"/>
            </w:rPr>
          </w:pPr>
          <w:hyperlink w:anchor="_Toc489240163" w:history="1">
            <w:r w:rsidR="00AF36C5" w:rsidRPr="00B07334">
              <w:rPr>
                <w:rStyle w:val="Hyperlink"/>
                <w:noProof/>
              </w:rPr>
              <w:t>2.2. Goal of the robot</w:t>
            </w:r>
            <w:r w:rsidR="00AF36C5">
              <w:rPr>
                <w:noProof/>
                <w:webHidden/>
              </w:rPr>
              <w:tab/>
            </w:r>
            <w:r w:rsidR="00AF36C5">
              <w:rPr>
                <w:noProof/>
                <w:webHidden/>
              </w:rPr>
              <w:fldChar w:fldCharType="begin"/>
            </w:r>
            <w:r w:rsidR="00AF36C5">
              <w:rPr>
                <w:noProof/>
                <w:webHidden/>
              </w:rPr>
              <w:instrText xml:space="preserve"> PAGEREF _Toc489240163 \h </w:instrText>
            </w:r>
            <w:r w:rsidR="00AF36C5">
              <w:rPr>
                <w:noProof/>
                <w:webHidden/>
              </w:rPr>
            </w:r>
            <w:r w:rsidR="00AF36C5">
              <w:rPr>
                <w:noProof/>
                <w:webHidden/>
              </w:rPr>
              <w:fldChar w:fldCharType="separate"/>
            </w:r>
            <w:r>
              <w:rPr>
                <w:noProof/>
                <w:webHidden/>
              </w:rPr>
              <w:t>11</w:t>
            </w:r>
            <w:r w:rsidR="00AF36C5">
              <w:rPr>
                <w:noProof/>
                <w:webHidden/>
              </w:rPr>
              <w:fldChar w:fldCharType="end"/>
            </w:r>
          </w:hyperlink>
        </w:p>
        <w:p w:rsidR="00AF36C5" w:rsidRDefault="00B91ACC">
          <w:pPr>
            <w:pStyle w:val="TOC3"/>
            <w:tabs>
              <w:tab w:val="right" w:leader="dot" w:pos="9016"/>
            </w:tabs>
            <w:rPr>
              <w:rFonts w:asciiTheme="minorHAnsi" w:hAnsiTheme="minorHAnsi" w:cs="Arial Unicode MS"/>
              <w:noProof/>
              <w:lang w:bidi="si-LK"/>
            </w:rPr>
          </w:pPr>
          <w:hyperlink w:anchor="_Toc489240164" w:history="1">
            <w:r w:rsidR="00AF36C5" w:rsidRPr="00B07334">
              <w:rPr>
                <w:rStyle w:val="Hyperlink"/>
                <w:noProof/>
              </w:rPr>
              <w:t>2.3. Robotic Architecture</w:t>
            </w:r>
            <w:r w:rsidR="00AF36C5">
              <w:rPr>
                <w:noProof/>
                <w:webHidden/>
              </w:rPr>
              <w:tab/>
            </w:r>
            <w:r w:rsidR="00AF36C5">
              <w:rPr>
                <w:noProof/>
                <w:webHidden/>
              </w:rPr>
              <w:fldChar w:fldCharType="begin"/>
            </w:r>
            <w:r w:rsidR="00AF36C5">
              <w:rPr>
                <w:noProof/>
                <w:webHidden/>
              </w:rPr>
              <w:instrText xml:space="preserve"> PAGEREF _Toc489240164 \h </w:instrText>
            </w:r>
            <w:r w:rsidR="00AF36C5">
              <w:rPr>
                <w:noProof/>
                <w:webHidden/>
              </w:rPr>
            </w:r>
            <w:r w:rsidR="00AF36C5">
              <w:rPr>
                <w:noProof/>
                <w:webHidden/>
              </w:rPr>
              <w:fldChar w:fldCharType="separate"/>
            </w:r>
            <w:r>
              <w:rPr>
                <w:noProof/>
                <w:webHidden/>
              </w:rPr>
              <w:t>12</w:t>
            </w:r>
            <w:r w:rsidR="00AF36C5">
              <w:rPr>
                <w:noProof/>
                <w:webHidden/>
              </w:rPr>
              <w:fldChar w:fldCharType="end"/>
            </w:r>
          </w:hyperlink>
        </w:p>
        <w:p w:rsidR="00AF36C5" w:rsidRDefault="00B91ACC">
          <w:pPr>
            <w:pStyle w:val="TOC3"/>
            <w:tabs>
              <w:tab w:val="right" w:leader="dot" w:pos="9016"/>
            </w:tabs>
            <w:rPr>
              <w:rFonts w:asciiTheme="minorHAnsi" w:hAnsiTheme="minorHAnsi" w:cs="Arial Unicode MS"/>
              <w:noProof/>
              <w:lang w:bidi="si-LK"/>
            </w:rPr>
          </w:pPr>
          <w:hyperlink w:anchor="_Toc489240165" w:history="1">
            <w:r w:rsidR="00AF36C5" w:rsidRPr="00B07334">
              <w:rPr>
                <w:rStyle w:val="Hyperlink"/>
                <w:rFonts w:eastAsia="Times New Roman"/>
                <w:noProof/>
              </w:rPr>
              <w:t>2.3. Design of the Robot</w:t>
            </w:r>
            <w:r w:rsidR="00AF36C5">
              <w:rPr>
                <w:noProof/>
                <w:webHidden/>
              </w:rPr>
              <w:tab/>
            </w:r>
            <w:r w:rsidR="00AF36C5">
              <w:rPr>
                <w:noProof/>
                <w:webHidden/>
              </w:rPr>
              <w:fldChar w:fldCharType="begin"/>
            </w:r>
            <w:r w:rsidR="00AF36C5">
              <w:rPr>
                <w:noProof/>
                <w:webHidden/>
              </w:rPr>
              <w:instrText xml:space="preserve"> PAGEREF _Toc489240165 \h </w:instrText>
            </w:r>
            <w:r w:rsidR="00AF36C5">
              <w:rPr>
                <w:noProof/>
                <w:webHidden/>
              </w:rPr>
            </w:r>
            <w:r w:rsidR="00AF36C5">
              <w:rPr>
                <w:noProof/>
                <w:webHidden/>
              </w:rPr>
              <w:fldChar w:fldCharType="separate"/>
            </w:r>
            <w:r>
              <w:rPr>
                <w:noProof/>
                <w:webHidden/>
              </w:rPr>
              <w:t>14</w:t>
            </w:r>
            <w:r w:rsidR="00AF36C5">
              <w:rPr>
                <w:noProof/>
                <w:webHidden/>
              </w:rPr>
              <w:fldChar w:fldCharType="end"/>
            </w:r>
          </w:hyperlink>
        </w:p>
        <w:p w:rsidR="00AF36C5" w:rsidRDefault="00B91ACC">
          <w:pPr>
            <w:pStyle w:val="TOC2"/>
            <w:tabs>
              <w:tab w:val="right" w:leader="dot" w:pos="9016"/>
            </w:tabs>
            <w:rPr>
              <w:rFonts w:asciiTheme="minorHAnsi" w:hAnsiTheme="minorHAnsi" w:cs="Arial Unicode MS"/>
              <w:noProof/>
              <w:lang w:bidi="si-LK"/>
            </w:rPr>
          </w:pPr>
          <w:hyperlink w:anchor="_Toc489240166" w:history="1">
            <w:r w:rsidR="00AF36C5" w:rsidRPr="00B07334">
              <w:rPr>
                <w:rStyle w:val="Hyperlink"/>
                <w:noProof/>
              </w:rPr>
              <w:t>3. Preliminary results &amp; discussion</w:t>
            </w:r>
            <w:r w:rsidR="00AF36C5">
              <w:rPr>
                <w:noProof/>
                <w:webHidden/>
              </w:rPr>
              <w:tab/>
            </w:r>
            <w:r w:rsidR="00AF36C5">
              <w:rPr>
                <w:noProof/>
                <w:webHidden/>
              </w:rPr>
              <w:fldChar w:fldCharType="begin"/>
            </w:r>
            <w:r w:rsidR="00AF36C5">
              <w:rPr>
                <w:noProof/>
                <w:webHidden/>
              </w:rPr>
              <w:instrText xml:space="preserve"> PAGEREF _Toc489240166 \h </w:instrText>
            </w:r>
            <w:r w:rsidR="00AF36C5">
              <w:rPr>
                <w:noProof/>
                <w:webHidden/>
              </w:rPr>
            </w:r>
            <w:r w:rsidR="00AF36C5">
              <w:rPr>
                <w:noProof/>
                <w:webHidden/>
              </w:rPr>
              <w:fldChar w:fldCharType="separate"/>
            </w:r>
            <w:r>
              <w:rPr>
                <w:noProof/>
                <w:webHidden/>
              </w:rPr>
              <w:t>15</w:t>
            </w:r>
            <w:r w:rsidR="00AF36C5">
              <w:rPr>
                <w:noProof/>
                <w:webHidden/>
              </w:rPr>
              <w:fldChar w:fldCharType="end"/>
            </w:r>
          </w:hyperlink>
        </w:p>
        <w:p w:rsidR="00AF36C5" w:rsidRDefault="00B91ACC">
          <w:pPr>
            <w:pStyle w:val="TOC1"/>
            <w:tabs>
              <w:tab w:val="right" w:leader="dot" w:pos="9016"/>
            </w:tabs>
            <w:rPr>
              <w:rFonts w:asciiTheme="minorHAnsi" w:hAnsiTheme="minorHAnsi" w:cs="Arial Unicode MS"/>
              <w:noProof/>
              <w:lang w:bidi="si-LK"/>
            </w:rPr>
          </w:pPr>
          <w:hyperlink w:anchor="_Toc489240167" w:history="1">
            <w:r w:rsidR="00AF36C5" w:rsidRPr="00B07334">
              <w:rPr>
                <w:rStyle w:val="Hyperlink"/>
                <w:noProof/>
              </w:rPr>
              <w:t>References</w:t>
            </w:r>
            <w:r w:rsidR="00AF36C5">
              <w:rPr>
                <w:noProof/>
                <w:webHidden/>
              </w:rPr>
              <w:tab/>
            </w:r>
            <w:r w:rsidR="00AF36C5">
              <w:rPr>
                <w:noProof/>
                <w:webHidden/>
              </w:rPr>
              <w:fldChar w:fldCharType="begin"/>
            </w:r>
            <w:r w:rsidR="00AF36C5">
              <w:rPr>
                <w:noProof/>
                <w:webHidden/>
              </w:rPr>
              <w:instrText xml:space="preserve"> PAGEREF _Toc489240167 \h </w:instrText>
            </w:r>
            <w:r w:rsidR="00AF36C5">
              <w:rPr>
                <w:noProof/>
                <w:webHidden/>
              </w:rPr>
            </w:r>
            <w:r w:rsidR="00AF36C5">
              <w:rPr>
                <w:noProof/>
                <w:webHidden/>
              </w:rPr>
              <w:fldChar w:fldCharType="separate"/>
            </w:r>
            <w:r>
              <w:rPr>
                <w:noProof/>
                <w:webHidden/>
              </w:rPr>
              <w:t>18</w:t>
            </w:r>
            <w:r w:rsidR="00AF36C5">
              <w:rPr>
                <w:noProof/>
                <w:webHidden/>
              </w:rPr>
              <w:fldChar w:fldCharType="end"/>
            </w:r>
          </w:hyperlink>
        </w:p>
        <w:p w:rsidR="00B913B7" w:rsidRDefault="00A07D12">
          <w:r>
            <w:rPr>
              <w:rFonts w:ascii="Times New Roman" w:eastAsiaTheme="minorEastAsia" w:hAnsi="Times New Roman" w:cs="Times New Roman"/>
              <w:lang w:bidi="ar-SA"/>
            </w:rPr>
            <w:fldChar w:fldCharType="end"/>
          </w:r>
        </w:p>
      </w:sdtContent>
    </w:sdt>
    <w:p w:rsidR="00E15547" w:rsidRDefault="00E15547" w:rsidP="0089768B">
      <w:pPr>
        <w:rPr>
          <w:rFonts w:ascii="Times New Roman" w:hAnsi="Times New Roman" w:cs="Times New Roman"/>
          <w:sz w:val="28"/>
          <w:szCs w:val="28"/>
        </w:rPr>
      </w:pPr>
    </w:p>
    <w:p w:rsidR="0089768B" w:rsidRDefault="0089768B" w:rsidP="00E15547">
      <w:pPr>
        <w:rPr>
          <w:rFonts w:ascii="Times New Roman" w:hAnsi="Times New Roman" w:cs="Times New Roman"/>
          <w:sz w:val="28"/>
          <w:szCs w:val="28"/>
        </w:rPr>
      </w:pPr>
    </w:p>
    <w:p w:rsidR="0089768B" w:rsidRDefault="0089768B" w:rsidP="00E15547">
      <w:pPr>
        <w:rPr>
          <w:rFonts w:ascii="Times New Roman" w:hAnsi="Times New Roman" w:cs="Times New Roman"/>
          <w:sz w:val="28"/>
          <w:szCs w:val="28"/>
        </w:rPr>
      </w:pPr>
    </w:p>
    <w:p w:rsidR="0089768B" w:rsidRDefault="0089768B" w:rsidP="00E15547">
      <w:pPr>
        <w:rPr>
          <w:rFonts w:ascii="Times New Roman" w:hAnsi="Times New Roman" w:cs="Times New Roman"/>
          <w:sz w:val="28"/>
          <w:szCs w:val="28"/>
        </w:rPr>
      </w:pPr>
    </w:p>
    <w:p w:rsidR="0067649C" w:rsidRDefault="0067649C" w:rsidP="00E15547">
      <w:pPr>
        <w:rPr>
          <w:rFonts w:ascii="Times New Roman" w:hAnsi="Times New Roman" w:cs="Times New Roman"/>
          <w:sz w:val="28"/>
          <w:szCs w:val="28"/>
        </w:rPr>
      </w:pPr>
      <w:r>
        <w:rPr>
          <w:rFonts w:ascii="Times New Roman" w:hAnsi="Times New Roman" w:cs="Times New Roman"/>
          <w:sz w:val="28"/>
          <w:szCs w:val="28"/>
        </w:rPr>
        <w:br w:type="page"/>
      </w:r>
    </w:p>
    <w:p w:rsidR="00B913B7" w:rsidRPr="00B913B7" w:rsidRDefault="00B913B7" w:rsidP="00E15547">
      <w:pPr>
        <w:rPr>
          <w:rFonts w:ascii="Times New Roman" w:hAnsi="Times New Roman" w:cs="Times New Roman"/>
          <w:b/>
          <w:bCs/>
          <w:sz w:val="36"/>
          <w:szCs w:val="36"/>
        </w:rPr>
      </w:pPr>
      <w:r w:rsidRPr="00B913B7">
        <w:rPr>
          <w:rFonts w:ascii="Times New Roman" w:hAnsi="Times New Roman" w:cs="Times New Roman"/>
          <w:b/>
          <w:bCs/>
          <w:sz w:val="36"/>
          <w:szCs w:val="36"/>
        </w:rPr>
        <w:lastRenderedPageBreak/>
        <w:t xml:space="preserve">List of Abbreviations </w:t>
      </w:r>
    </w:p>
    <w:p w:rsidR="00B913B7" w:rsidRDefault="00B913B7" w:rsidP="00B913B7">
      <w:pPr>
        <w:rPr>
          <w:rFonts w:ascii="Times New Roman" w:hAnsi="Times New Roman" w:cs="Times New Roman"/>
        </w:rPr>
      </w:pPr>
    </w:p>
    <w:p w:rsidR="00B913B7" w:rsidRPr="00B913B7" w:rsidRDefault="00B913B7" w:rsidP="00B913B7">
      <w:pPr>
        <w:rPr>
          <w:rFonts w:ascii="Times New Roman" w:hAnsi="Times New Roman" w:cs="Times New Roman"/>
        </w:rPr>
      </w:pPr>
      <w:r>
        <w:rPr>
          <w:rFonts w:ascii="Times New Roman" w:hAnsi="Times New Roman" w:cs="Times New Roman"/>
        </w:rPr>
        <w:t>AI</w:t>
      </w:r>
      <w:r>
        <w:rPr>
          <w:rFonts w:ascii="Times New Roman" w:hAnsi="Times New Roman" w:cs="Times New Roman"/>
        </w:rPr>
        <w:tab/>
      </w:r>
      <w:r>
        <w:rPr>
          <w:rFonts w:ascii="Times New Roman" w:hAnsi="Times New Roman" w:cs="Times New Roman"/>
        </w:rPr>
        <w:tab/>
      </w:r>
      <w:r w:rsidRPr="00B913B7">
        <w:rPr>
          <w:rFonts w:ascii="Times New Roman" w:hAnsi="Times New Roman" w:cs="Times New Roman"/>
        </w:rPr>
        <w:t>Artificial Intelligence</w:t>
      </w:r>
    </w:p>
    <w:p w:rsidR="00B913B7" w:rsidRPr="00B913B7" w:rsidRDefault="00B913B7" w:rsidP="00B913B7">
      <w:pPr>
        <w:rPr>
          <w:rFonts w:ascii="Times New Roman" w:hAnsi="Times New Roman" w:cs="Times New Roman"/>
        </w:rPr>
      </w:pPr>
      <w:r>
        <w:rPr>
          <w:rFonts w:ascii="Times New Roman" w:hAnsi="Times New Roman" w:cs="Times New Roman"/>
        </w:rPr>
        <w:t xml:space="preserve">DFT </w:t>
      </w:r>
      <w:r>
        <w:rPr>
          <w:rFonts w:ascii="Times New Roman" w:hAnsi="Times New Roman" w:cs="Times New Roman"/>
        </w:rPr>
        <w:tab/>
      </w:r>
      <w:r>
        <w:rPr>
          <w:rFonts w:ascii="Times New Roman" w:hAnsi="Times New Roman" w:cs="Times New Roman"/>
        </w:rPr>
        <w:tab/>
      </w:r>
      <w:r w:rsidRPr="00B913B7">
        <w:rPr>
          <w:rFonts w:ascii="Times New Roman" w:hAnsi="Times New Roman" w:cs="Times New Roman"/>
        </w:rPr>
        <w:t>Dynamic Field Theory</w:t>
      </w:r>
    </w:p>
    <w:p w:rsidR="00B913B7" w:rsidRPr="00B913B7" w:rsidRDefault="00B913B7" w:rsidP="00B913B7">
      <w:pPr>
        <w:rPr>
          <w:rFonts w:ascii="Times New Roman" w:hAnsi="Times New Roman" w:cs="Times New Roman"/>
        </w:rPr>
      </w:pPr>
      <w:r>
        <w:rPr>
          <w:rFonts w:ascii="Times New Roman" w:hAnsi="Times New Roman" w:cs="Times New Roman"/>
        </w:rPr>
        <w:t>EB</w:t>
      </w:r>
      <w:r>
        <w:rPr>
          <w:rFonts w:ascii="Times New Roman" w:hAnsi="Times New Roman" w:cs="Times New Roman"/>
        </w:rPr>
        <w:tab/>
      </w:r>
      <w:r>
        <w:rPr>
          <w:rFonts w:ascii="Times New Roman" w:hAnsi="Times New Roman" w:cs="Times New Roman"/>
        </w:rPr>
        <w:tab/>
      </w:r>
      <w:r w:rsidRPr="00B913B7">
        <w:rPr>
          <w:rFonts w:ascii="Times New Roman" w:hAnsi="Times New Roman" w:cs="Times New Roman"/>
        </w:rPr>
        <w:t>Elementary Behavior</w:t>
      </w:r>
    </w:p>
    <w:p w:rsidR="00B913B7" w:rsidRPr="00B913B7" w:rsidRDefault="00B913B7" w:rsidP="00B913B7">
      <w:pPr>
        <w:rPr>
          <w:rFonts w:ascii="Times New Roman" w:hAnsi="Times New Roman" w:cs="Times New Roman"/>
        </w:rPr>
      </w:pPr>
      <w:r>
        <w:rPr>
          <w:rFonts w:ascii="Times New Roman" w:hAnsi="Times New Roman" w:cs="Times New Roman"/>
        </w:rPr>
        <w:t>ICEA</w:t>
      </w:r>
      <w:r>
        <w:rPr>
          <w:rFonts w:ascii="Times New Roman" w:hAnsi="Times New Roman" w:cs="Times New Roman"/>
        </w:rPr>
        <w:tab/>
      </w:r>
      <w:r>
        <w:rPr>
          <w:rFonts w:ascii="Times New Roman" w:hAnsi="Times New Roman" w:cs="Times New Roman"/>
        </w:rPr>
        <w:tab/>
      </w:r>
      <w:r w:rsidRPr="00B913B7">
        <w:rPr>
          <w:rFonts w:ascii="Times New Roman" w:hAnsi="Times New Roman" w:cs="Times New Roman"/>
        </w:rPr>
        <w:t>Integrating Cognition, Emotion and Autonomy</w:t>
      </w:r>
    </w:p>
    <w:p w:rsidR="00B913B7" w:rsidRDefault="00B913B7" w:rsidP="00B913B7">
      <w:pPr>
        <w:rPr>
          <w:rFonts w:ascii="Times New Roman" w:hAnsi="Times New Roman" w:cs="Times New Roman"/>
        </w:rPr>
      </w:pPr>
      <w:r>
        <w:rPr>
          <w:rFonts w:ascii="Times New Roman" w:hAnsi="Times New Roman" w:cs="Times New Roman"/>
        </w:rPr>
        <w:t>AFSM</w:t>
      </w:r>
      <w:r>
        <w:rPr>
          <w:rFonts w:ascii="Times New Roman" w:hAnsi="Times New Roman" w:cs="Times New Roman"/>
        </w:rPr>
        <w:tab/>
      </w:r>
      <w:r>
        <w:rPr>
          <w:rFonts w:ascii="Times New Roman" w:hAnsi="Times New Roman" w:cs="Times New Roman"/>
        </w:rPr>
        <w:tab/>
      </w:r>
      <w:r w:rsidRPr="00B913B7">
        <w:rPr>
          <w:rFonts w:ascii="Times New Roman" w:hAnsi="Times New Roman" w:cs="Times New Roman"/>
        </w:rPr>
        <w:t>Augmented Finite State Machine</w:t>
      </w:r>
    </w:p>
    <w:p w:rsidR="00CB2772" w:rsidRDefault="00CB2772" w:rsidP="00B913B7">
      <w:pPr>
        <w:rPr>
          <w:rFonts w:ascii="Times New Roman" w:hAnsi="Times New Roman" w:cs="Times New Roman"/>
        </w:rPr>
      </w:pPr>
      <w:r>
        <w:rPr>
          <w:rFonts w:ascii="Times New Roman" w:hAnsi="Times New Roman" w:cs="Times New Roman"/>
        </w:rPr>
        <w:t>IR</w:t>
      </w:r>
      <w:r>
        <w:rPr>
          <w:rFonts w:ascii="Times New Roman" w:hAnsi="Times New Roman" w:cs="Times New Roman"/>
        </w:rPr>
        <w:tab/>
      </w:r>
      <w:r>
        <w:rPr>
          <w:rFonts w:ascii="Times New Roman" w:hAnsi="Times New Roman" w:cs="Times New Roman"/>
        </w:rPr>
        <w:tab/>
        <w:t>Infrared</w:t>
      </w:r>
    </w:p>
    <w:p w:rsidR="00DE609B" w:rsidRDefault="00DE609B" w:rsidP="00B913B7">
      <w:pPr>
        <w:rPr>
          <w:rFonts w:ascii="Times New Roman" w:hAnsi="Times New Roman" w:cs="Times New Roman"/>
        </w:rPr>
      </w:pPr>
      <w:r>
        <w:rPr>
          <w:rFonts w:ascii="Times New Roman" w:hAnsi="Times New Roman" w:cs="Times New Roman"/>
        </w:rPr>
        <w:t>PID</w:t>
      </w:r>
      <w:r>
        <w:rPr>
          <w:rFonts w:ascii="Times New Roman" w:hAnsi="Times New Roman" w:cs="Times New Roman"/>
        </w:rPr>
        <w:tab/>
      </w:r>
      <w:r>
        <w:rPr>
          <w:rFonts w:ascii="Times New Roman" w:hAnsi="Times New Roman" w:cs="Times New Roman"/>
        </w:rPr>
        <w:tab/>
        <w:t xml:space="preserve">Proportional Integral Derivative </w:t>
      </w:r>
    </w:p>
    <w:p w:rsidR="00B913B7" w:rsidRDefault="00DB5069" w:rsidP="00E15547">
      <w:pPr>
        <w:rPr>
          <w:rFonts w:ascii="Times New Roman" w:hAnsi="Times New Roman" w:cs="Times New Roman"/>
        </w:rPr>
      </w:pPr>
      <w:proofErr w:type="spellStart"/>
      <w:r>
        <w:rPr>
          <w:rFonts w:ascii="Times New Roman" w:hAnsi="Times New Roman" w:cs="Times New Roman"/>
        </w:rPr>
        <w:t>CoS</w:t>
      </w:r>
      <w:proofErr w:type="spellEnd"/>
      <w:r>
        <w:rPr>
          <w:rFonts w:ascii="Times New Roman" w:hAnsi="Times New Roman" w:cs="Times New Roman"/>
        </w:rPr>
        <w:tab/>
      </w:r>
      <w:r>
        <w:rPr>
          <w:rFonts w:ascii="Times New Roman" w:hAnsi="Times New Roman" w:cs="Times New Roman"/>
        </w:rPr>
        <w:tab/>
        <w:t xml:space="preserve">Center of </w:t>
      </w:r>
      <w:r w:rsidR="000B22EF">
        <w:rPr>
          <w:rFonts w:ascii="Times New Roman" w:hAnsi="Times New Roman" w:cs="Times New Roman"/>
        </w:rPr>
        <w:t>Satisfaction</w:t>
      </w:r>
    </w:p>
    <w:p w:rsidR="00B913B7" w:rsidRPr="00B913B7" w:rsidRDefault="00B913B7" w:rsidP="00E15547">
      <w:pPr>
        <w:rPr>
          <w:rFonts w:ascii="Times New Roman" w:hAnsi="Times New Roman" w:cs="Times New Roman"/>
        </w:rPr>
      </w:pPr>
    </w:p>
    <w:p w:rsidR="008F03FA" w:rsidRPr="00B913B7" w:rsidRDefault="00B913B7" w:rsidP="00E15547">
      <w:pPr>
        <w:rPr>
          <w:rFonts w:ascii="Times New Roman" w:hAnsi="Times New Roman" w:cs="Times New Roman"/>
          <w:b/>
          <w:bCs/>
          <w:sz w:val="36"/>
          <w:szCs w:val="36"/>
        </w:rPr>
      </w:pPr>
      <w:r w:rsidRPr="00B913B7">
        <w:rPr>
          <w:rFonts w:ascii="Times New Roman" w:hAnsi="Times New Roman" w:cs="Times New Roman"/>
          <w:b/>
          <w:bCs/>
          <w:sz w:val="36"/>
          <w:szCs w:val="36"/>
        </w:rPr>
        <w:t>Table of Figures</w:t>
      </w:r>
    </w:p>
    <w:p w:rsidR="008F03FA" w:rsidRDefault="008F03FA">
      <w:pPr>
        <w:pStyle w:val="TableofFigures"/>
        <w:tabs>
          <w:tab w:val="right" w:leader="dot" w:pos="9016"/>
        </w:tabs>
        <w:rPr>
          <w:rFonts w:cs="Times New Roman"/>
        </w:rPr>
      </w:pPr>
    </w:p>
    <w:p w:rsidR="00AF36C5" w:rsidRDefault="002A5F8B">
      <w:pPr>
        <w:pStyle w:val="TableofFigures"/>
        <w:tabs>
          <w:tab w:val="right" w:leader="dot" w:pos="9016"/>
        </w:tabs>
        <w:rPr>
          <w:rFonts w:asciiTheme="minorHAnsi" w:eastAsiaTheme="minorEastAsia" w:hAnsiTheme="minorHAnsi"/>
          <w:noProof/>
        </w:rPr>
      </w:pPr>
      <w:r>
        <w:rPr>
          <w:rFonts w:cs="Times New Roman"/>
        </w:rPr>
        <w:fldChar w:fldCharType="begin"/>
      </w:r>
      <w:r>
        <w:rPr>
          <w:rFonts w:cs="Times New Roman"/>
        </w:rPr>
        <w:instrText xml:space="preserve"> TOC \h \z \t "Heading 4" \c </w:instrText>
      </w:r>
      <w:r>
        <w:rPr>
          <w:rFonts w:cs="Times New Roman"/>
        </w:rPr>
        <w:fldChar w:fldCharType="separate"/>
      </w:r>
      <w:hyperlink w:anchor="_Toc489240168" w:history="1">
        <w:r w:rsidR="00AF36C5" w:rsidRPr="00333918">
          <w:rPr>
            <w:rStyle w:val="Hyperlink"/>
            <w:noProof/>
          </w:rPr>
          <w:t>Table 1: Project Timeline</w:t>
        </w:r>
        <w:r w:rsidR="00AF36C5">
          <w:rPr>
            <w:noProof/>
            <w:webHidden/>
          </w:rPr>
          <w:tab/>
        </w:r>
        <w:r w:rsidR="00AF36C5">
          <w:rPr>
            <w:noProof/>
            <w:webHidden/>
          </w:rPr>
          <w:fldChar w:fldCharType="begin"/>
        </w:r>
        <w:r w:rsidR="00AF36C5">
          <w:rPr>
            <w:noProof/>
            <w:webHidden/>
          </w:rPr>
          <w:instrText xml:space="preserve"> PAGEREF _Toc489240168 \h </w:instrText>
        </w:r>
        <w:r w:rsidR="00AF36C5">
          <w:rPr>
            <w:noProof/>
            <w:webHidden/>
          </w:rPr>
        </w:r>
        <w:r w:rsidR="00AF36C5">
          <w:rPr>
            <w:noProof/>
            <w:webHidden/>
          </w:rPr>
          <w:fldChar w:fldCharType="separate"/>
        </w:r>
        <w:r w:rsidR="00B91ACC">
          <w:rPr>
            <w:noProof/>
            <w:webHidden/>
          </w:rPr>
          <w:t>6</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69" w:history="1">
        <w:r w:rsidR="00AF36C5" w:rsidRPr="00333918">
          <w:rPr>
            <w:rStyle w:val="Hyperlink"/>
            <w:noProof/>
          </w:rPr>
          <w:t>Figure 1: Convolutional AI robotic control</w:t>
        </w:r>
        <w:r w:rsidR="00AF36C5">
          <w:rPr>
            <w:noProof/>
            <w:webHidden/>
          </w:rPr>
          <w:tab/>
        </w:r>
        <w:r w:rsidR="00AF36C5">
          <w:rPr>
            <w:noProof/>
            <w:webHidden/>
          </w:rPr>
          <w:fldChar w:fldCharType="begin"/>
        </w:r>
        <w:r w:rsidR="00AF36C5">
          <w:rPr>
            <w:noProof/>
            <w:webHidden/>
          </w:rPr>
          <w:instrText xml:space="preserve"> PAGEREF _Toc489240169 \h </w:instrText>
        </w:r>
        <w:r w:rsidR="00AF36C5">
          <w:rPr>
            <w:noProof/>
            <w:webHidden/>
          </w:rPr>
        </w:r>
        <w:r w:rsidR="00AF36C5">
          <w:rPr>
            <w:noProof/>
            <w:webHidden/>
          </w:rPr>
          <w:fldChar w:fldCharType="separate"/>
        </w:r>
        <w:r>
          <w:rPr>
            <w:noProof/>
            <w:webHidden/>
          </w:rPr>
          <w:t>7</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0" w:history="1">
        <w:r w:rsidR="00AF36C5" w:rsidRPr="00333918">
          <w:rPr>
            <w:rStyle w:val="Hyperlink"/>
            <w:noProof/>
          </w:rPr>
          <w:t>Figure 2: Battenberg’s vehicle [11]</w:t>
        </w:r>
        <w:r w:rsidR="00AF36C5">
          <w:rPr>
            <w:noProof/>
            <w:webHidden/>
          </w:rPr>
          <w:tab/>
        </w:r>
        <w:r w:rsidR="00AF36C5">
          <w:rPr>
            <w:noProof/>
            <w:webHidden/>
          </w:rPr>
          <w:fldChar w:fldCharType="begin"/>
        </w:r>
        <w:r w:rsidR="00AF36C5">
          <w:rPr>
            <w:noProof/>
            <w:webHidden/>
          </w:rPr>
          <w:instrText xml:space="preserve"> PAGEREF _Toc489240170 \h </w:instrText>
        </w:r>
        <w:r w:rsidR="00AF36C5">
          <w:rPr>
            <w:noProof/>
            <w:webHidden/>
          </w:rPr>
        </w:r>
        <w:r w:rsidR="00AF36C5">
          <w:rPr>
            <w:noProof/>
            <w:webHidden/>
          </w:rPr>
          <w:fldChar w:fldCharType="separate"/>
        </w:r>
        <w:r>
          <w:rPr>
            <w:noProof/>
            <w:webHidden/>
          </w:rPr>
          <w:t>8</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1" w:history="1">
        <w:r w:rsidR="00AF36C5" w:rsidRPr="00333918">
          <w:rPr>
            <w:rStyle w:val="Hyperlink"/>
            <w:noProof/>
          </w:rPr>
          <w:t>Figure 3: Reactive Paradigm [10]</w:t>
        </w:r>
        <w:r w:rsidR="00AF36C5">
          <w:rPr>
            <w:noProof/>
            <w:webHidden/>
          </w:rPr>
          <w:tab/>
        </w:r>
        <w:r w:rsidR="00AF36C5">
          <w:rPr>
            <w:noProof/>
            <w:webHidden/>
          </w:rPr>
          <w:fldChar w:fldCharType="begin"/>
        </w:r>
        <w:r w:rsidR="00AF36C5">
          <w:rPr>
            <w:noProof/>
            <w:webHidden/>
          </w:rPr>
          <w:instrText xml:space="preserve"> PAGEREF _Toc489240171 \h </w:instrText>
        </w:r>
        <w:r w:rsidR="00AF36C5">
          <w:rPr>
            <w:noProof/>
            <w:webHidden/>
          </w:rPr>
        </w:r>
        <w:r w:rsidR="00AF36C5">
          <w:rPr>
            <w:noProof/>
            <w:webHidden/>
          </w:rPr>
          <w:fldChar w:fldCharType="separate"/>
        </w:r>
        <w:r>
          <w:rPr>
            <w:noProof/>
            <w:webHidden/>
          </w:rPr>
          <w:t>8</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2" w:history="1">
        <w:r w:rsidR="00AF36C5" w:rsidRPr="00333918">
          <w:rPr>
            <w:rStyle w:val="Hyperlink"/>
            <w:noProof/>
          </w:rPr>
          <w:t>Figure 6: Cognitive affective architecture schematic involving different level of homeostatic regulation and behavioral organization in robotic agents [13]</w:t>
        </w:r>
        <w:r w:rsidR="00AF36C5">
          <w:rPr>
            <w:noProof/>
            <w:webHidden/>
          </w:rPr>
          <w:tab/>
        </w:r>
        <w:r w:rsidR="00AF36C5">
          <w:rPr>
            <w:noProof/>
            <w:webHidden/>
          </w:rPr>
          <w:fldChar w:fldCharType="begin"/>
        </w:r>
        <w:r w:rsidR="00AF36C5">
          <w:rPr>
            <w:noProof/>
            <w:webHidden/>
          </w:rPr>
          <w:instrText xml:space="preserve"> PAGEREF _Toc489240172 \h </w:instrText>
        </w:r>
        <w:r w:rsidR="00AF36C5">
          <w:rPr>
            <w:noProof/>
            <w:webHidden/>
          </w:rPr>
        </w:r>
        <w:r w:rsidR="00AF36C5">
          <w:rPr>
            <w:noProof/>
            <w:webHidden/>
          </w:rPr>
          <w:fldChar w:fldCharType="separate"/>
        </w:r>
        <w:r>
          <w:rPr>
            <w:noProof/>
            <w:webHidden/>
          </w:rPr>
          <w:t>10</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3" w:history="1">
        <w:r w:rsidR="00AF36C5" w:rsidRPr="00333918">
          <w:rPr>
            <w:rStyle w:val="Hyperlink"/>
            <w:noProof/>
          </w:rPr>
          <w:t>Figure 7: Goal of the robot</w:t>
        </w:r>
        <w:r w:rsidR="00AF36C5">
          <w:rPr>
            <w:noProof/>
            <w:webHidden/>
          </w:rPr>
          <w:tab/>
        </w:r>
        <w:r w:rsidR="00AF36C5">
          <w:rPr>
            <w:noProof/>
            <w:webHidden/>
          </w:rPr>
          <w:fldChar w:fldCharType="begin"/>
        </w:r>
        <w:r w:rsidR="00AF36C5">
          <w:rPr>
            <w:noProof/>
            <w:webHidden/>
          </w:rPr>
          <w:instrText xml:space="preserve"> PAGEREF _Toc489240173 \h </w:instrText>
        </w:r>
        <w:r w:rsidR="00AF36C5">
          <w:rPr>
            <w:noProof/>
            <w:webHidden/>
          </w:rPr>
        </w:r>
        <w:r w:rsidR="00AF36C5">
          <w:rPr>
            <w:noProof/>
            <w:webHidden/>
          </w:rPr>
          <w:fldChar w:fldCharType="separate"/>
        </w:r>
        <w:r>
          <w:rPr>
            <w:noProof/>
            <w:webHidden/>
          </w:rPr>
          <w:t>11</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4" w:history="1">
        <w:r w:rsidR="00AF36C5" w:rsidRPr="00333918">
          <w:rPr>
            <w:rStyle w:val="Hyperlink"/>
            <w:rFonts w:eastAsia="Times New Roman"/>
            <w:noProof/>
          </w:rPr>
          <w:t>Figure 8: Coupling Elementary Behaviors [12]</w:t>
        </w:r>
        <w:r w:rsidR="00AF36C5">
          <w:rPr>
            <w:noProof/>
            <w:webHidden/>
          </w:rPr>
          <w:tab/>
        </w:r>
        <w:r w:rsidR="00AF36C5">
          <w:rPr>
            <w:noProof/>
            <w:webHidden/>
          </w:rPr>
          <w:fldChar w:fldCharType="begin"/>
        </w:r>
        <w:r w:rsidR="00AF36C5">
          <w:rPr>
            <w:noProof/>
            <w:webHidden/>
          </w:rPr>
          <w:instrText xml:space="preserve"> PAGEREF _Toc489240174 \h </w:instrText>
        </w:r>
        <w:r w:rsidR="00AF36C5">
          <w:rPr>
            <w:noProof/>
            <w:webHidden/>
          </w:rPr>
        </w:r>
        <w:r w:rsidR="00AF36C5">
          <w:rPr>
            <w:noProof/>
            <w:webHidden/>
          </w:rPr>
          <w:fldChar w:fldCharType="separate"/>
        </w:r>
        <w:r>
          <w:rPr>
            <w:noProof/>
            <w:webHidden/>
          </w:rPr>
          <w:t>13</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5" w:history="1">
        <w:r w:rsidR="00AF36C5" w:rsidRPr="00333918">
          <w:rPr>
            <w:rStyle w:val="Hyperlink"/>
            <w:noProof/>
          </w:rPr>
          <w:t>Figure 13 : Implemented Robot</w:t>
        </w:r>
        <w:r w:rsidR="00AF36C5">
          <w:rPr>
            <w:noProof/>
            <w:webHidden/>
          </w:rPr>
          <w:tab/>
        </w:r>
        <w:r w:rsidR="00AF36C5">
          <w:rPr>
            <w:noProof/>
            <w:webHidden/>
          </w:rPr>
          <w:fldChar w:fldCharType="begin"/>
        </w:r>
        <w:r w:rsidR="00AF36C5">
          <w:rPr>
            <w:noProof/>
            <w:webHidden/>
          </w:rPr>
          <w:instrText xml:space="preserve"> PAGEREF _Toc489240175 \h </w:instrText>
        </w:r>
        <w:r w:rsidR="00AF36C5">
          <w:rPr>
            <w:noProof/>
            <w:webHidden/>
          </w:rPr>
        </w:r>
        <w:r w:rsidR="00AF36C5">
          <w:rPr>
            <w:noProof/>
            <w:webHidden/>
          </w:rPr>
          <w:fldChar w:fldCharType="separate"/>
        </w:r>
        <w:r>
          <w:rPr>
            <w:noProof/>
            <w:webHidden/>
          </w:rPr>
          <w:t>15</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6" w:history="1">
        <w:r w:rsidR="00AF36C5" w:rsidRPr="00333918">
          <w:rPr>
            <w:rStyle w:val="Hyperlink"/>
            <w:noProof/>
          </w:rPr>
          <w:t>Figure 14: Architecture of the obstacle avoidance robot</w:t>
        </w:r>
        <w:r w:rsidR="00AF36C5">
          <w:rPr>
            <w:noProof/>
            <w:webHidden/>
          </w:rPr>
          <w:tab/>
        </w:r>
        <w:r w:rsidR="00AF36C5">
          <w:rPr>
            <w:noProof/>
            <w:webHidden/>
          </w:rPr>
          <w:fldChar w:fldCharType="begin"/>
        </w:r>
        <w:r w:rsidR="00AF36C5">
          <w:rPr>
            <w:noProof/>
            <w:webHidden/>
          </w:rPr>
          <w:instrText xml:space="preserve"> PAGEREF _Toc489240176 \h </w:instrText>
        </w:r>
        <w:r w:rsidR="00AF36C5">
          <w:rPr>
            <w:noProof/>
            <w:webHidden/>
          </w:rPr>
        </w:r>
        <w:r w:rsidR="00AF36C5">
          <w:rPr>
            <w:noProof/>
            <w:webHidden/>
          </w:rPr>
          <w:fldChar w:fldCharType="separate"/>
        </w:r>
        <w:r>
          <w:rPr>
            <w:noProof/>
            <w:webHidden/>
          </w:rPr>
          <w:t>15</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7" w:history="1">
        <w:r w:rsidR="00AF36C5" w:rsidRPr="00333918">
          <w:rPr>
            <w:rStyle w:val="Hyperlink"/>
            <w:noProof/>
          </w:rPr>
          <w:t>Figure 15: ACS712 Current Sensor</w:t>
        </w:r>
        <w:r w:rsidR="00AF36C5">
          <w:rPr>
            <w:noProof/>
            <w:webHidden/>
          </w:rPr>
          <w:tab/>
        </w:r>
        <w:r w:rsidR="00AF36C5">
          <w:rPr>
            <w:noProof/>
            <w:webHidden/>
          </w:rPr>
          <w:fldChar w:fldCharType="begin"/>
        </w:r>
        <w:r w:rsidR="00AF36C5">
          <w:rPr>
            <w:noProof/>
            <w:webHidden/>
          </w:rPr>
          <w:instrText xml:space="preserve"> PAGEREF _Toc489240177 \h </w:instrText>
        </w:r>
        <w:r w:rsidR="00AF36C5">
          <w:rPr>
            <w:noProof/>
            <w:webHidden/>
          </w:rPr>
        </w:r>
        <w:r w:rsidR="00AF36C5">
          <w:rPr>
            <w:noProof/>
            <w:webHidden/>
          </w:rPr>
          <w:fldChar w:fldCharType="separate"/>
        </w:r>
        <w:r>
          <w:rPr>
            <w:noProof/>
            <w:webHidden/>
          </w:rPr>
          <w:t>17</w:t>
        </w:r>
        <w:r w:rsidR="00AF36C5">
          <w:rPr>
            <w:noProof/>
            <w:webHidden/>
          </w:rPr>
          <w:fldChar w:fldCharType="end"/>
        </w:r>
      </w:hyperlink>
    </w:p>
    <w:p w:rsidR="00AF36C5" w:rsidRDefault="00B91ACC">
      <w:pPr>
        <w:pStyle w:val="TableofFigures"/>
        <w:tabs>
          <w:tab w:val="right" w:leader="dot" w:pos="9016"/>
        </w:tabs>
        <w:rPr>
          <w:rFonts w:asciiTheme="minorHAnsi" w:eastAsiaTheme="minorEastAsia" w:hAnsiTheme="minorHAnsi"/>
          <w:noProof/>
        </w:rPr>
      </w:pPr>
      <w:hyperlink w:anchor="_Toc489240178" w:history="1">
        <w:r w:rsidR="00AF36C5" w:rsidRPr="00333918">
          <w:rPr>
            <w:rStyle w:val="Hyperlink"/>
            <w:noProof/>
          </w:rPr>
          <w:t>Figure 16: DH11 temperature and humidity sensor</w:t>
        </w:r>
        <w:r w:rsidR="00AF36C5">
          <w:rPr>
            <w:noProof/>
            <w:webHidden/>
          </w:rPr>
          <w:tab/>
        </w:r>
        <w:r w:rsidR="00AF36C5">
          <w:rPr>
            <w:noProof/>
            <w:webHidden/>
          </w:rPr>
          <w:fldChar w:fldCharType="begin"/>
        </w:r>
        <w:r w:rsidR="00AF36C5">
          <w:rPr>
            <w:noProof/>
            <w:webHidden/>
          </w:rPr>
          <w:instrText xml:space="preserve"> PAGEREF _Toc489240178 \h </w:instrText>
        </w:r>
        <w:r w:rsidR="00AF36C5">
          <w:rPr>
            <w:noProof/>
            <w:webHidden/>
          </w:rPr>
        </w:r>
        <w:r w:rsidR="00AF36C5">
          <w:rPr>
            <w:noProof/>
            <w:webHidden/>
          </w:rPr>
          <w:fldChar w:fldCharType="separate"/>
        </w:r>
        <w:r>
          <w:rPr>
            <w:noProof/>
            <w:webHidden/>
          </w:rPr>
          <w:t>17</w:t>
        </w:r>
        <w:r w:rsidR="00AF36C5">
          <w:rPr>
            <w:noProof/>
            <w:webHidden/>
          </w:rPr>
          <w:fldChar w:fldCharType="end"/>
        </w:r>
      </w:hyperlink>
    </w:p>
    <w:p w:rsidR="00B913B7" w:rsidRPr="00B913B7" w:rsidRDefault="002A5F8B" w:rsidP="00E15547">
      <w:pPr>
        <w:rPr>
          <w:rFonts w:ascii="Times New Roman" w:hAnsi="Times New Roman" w:cs="Times New Roman"/>
        </w:rPr>
      </w:pPr>
      <w:r>
        <w:rPr>
          <w:rFonts w:ascii="Times New Roman" w:hAnsi="Times New Roman" w:cs="Times New Roman"/>
        </w:rPr>
        <w:fldChar w:fldCharType="end"/>
      </w:r>
    </w:p>
    <w:p w:rsidR="00B913B7" w:rsidRDefault="00B913B7" w:rsidP="00E15547">
      <w:pPr>
        <w:rPr>
          <w:rFonts w:ascii="Times New Roman" w:hAnsi="Times New Roman" w:cs="Times New Roman"/>
          <w:sz w:val="28"/>
          <w:szCs w:val="28"/>
        </w:rPr>
      </w:pPr>
    </w:p>
    <w:p w:rsidR="00B913B7" w:rsidRDefault="00B913B7" w:rsidP="00E15547">
      <w:pPr>
        <w:rPr>
          <w:rFonts w:ascii="Times New Roman" w:hAnsi="Times New Roman" w:cs="Times New Roman"/>
          <w:sz w:val="28"/>
          <w:szCs w:val="28"/>
        </w:rPr>
      </w:pPr>
    </w:p>
    <w:p w:rsidR="00B913B7" w:rsidRDefault="00B913B7" w:rsidP="00E15547">
      <w:pPr>
        <w:rPr>
          <w:rFonts w:ascii="Times New Roman" w:hAnsi="Times New Roman" w:cs="Times New Roman"/>
          <w:sz w:val="28"/>
          <w:szCs w:val="28"/>
        </w:rPr>
      </w:pPr>
    </w:p>
    <w:p w:rsidR="00B913B7" w:rsidRDefault="00B913B7" w:rsidP="00E15547">
      <w:pPr>
        <w:rPr>
          <w:rFonts w:ascii="Times New Roman" w:hAnsi="Times New Roman" w:cs="Times New Roman"/>
          <w:sz w:val="28"/>
          <w:szCs w:val="28"/>
        </w:rPr>
      </w:pPr>
    </w:p>
    <w:p w:rsidR="00B913B7" w:rsidRDefault="00B913B7" w:rsidP="00E15547">
      <w:pPr>
        <w:rPr>
          <w:rFonts w:ascii="Times New Roman" w:hAnsi="Times New Roman" w:cs="Times New Roman"/>
          <w:sz w:val="28"/>
          <w:szCs w:val="28"/>
        </w:rPr>
      </w:pPr>
    </w:p>
    <w:p w:rsidR="00B913B7" w:rsidRDefault="00B913B7" w:rsidP="00E15547">
      <w:pPr>
        <w:rPr>
          <w:rFonts w:ascii="Times New Roman" w:hAnsi="Times New Roman" w:cs="Times New Roman"/>
          <w:sz w:val="28"/>
          <w:szCs w:val="28"/>
        </w:rPr>
      </w:pPr>
    </w:p>
    <w:p w:rsidR="002A5F8B" w:rsidRDefault="002A5F8B" w:rsidP="005C5FEE">
      <w:pPr>
        <w:rPr>
          <w:rFonts w:ascii="Times New Roman" w:hAnsi="Times New Roman" w:cs="Times New Roman"/>
          <w:sz w:val="28"/>
          <w:szCs w:val="28"/>
        </w:rPr>
        <w:sectPr w:rsidR="002A5F8B" w:rsidSect="002A5F8B">
          <w:pgSz w:w="11906" w:h="16838" w:code="9"/>
          <w:pgMar w:top="1440" w:right="1440" w:bottom="1440" w:left="1440" w:header="720" w:footer="720" w:gutter="0"/>
          <w:pgNumType w:fmt="lowerRoman" w:start="1"/>
          <w:cols w:space="720"/>
          <w:docGrid w:linePitch="360"/>
        </w:sectPr>
      </w:pPr>
    </w:p>
    <w:p w:rsidR="00B913B7" w:rsidRPr="00B913B7" w:rsidRDefault="00B913B7" w:rsidP="00B913B7">
      <w:pPr>
        <w:pStyle w:val="Heading1"/>
        <w:rPr>
          <w:b w:val="0"/>
        </w:rPr>
      </w:pPr>
      <w:bookmarkStart w:id="1" w:name="_Toc489240142"/>
      <w:r>
        <w:lastRenderedPageBreak/>
        <w:t>Chapter 1</w:t>
      </w:r>
      <w:bookmarkEnd w:id="1"/>
      <w:r>
        <w:t xml:space="preserve"> </w:t>
      </w:r>
    </w:p>
    <w:p w:rsidR="0067649C" w:rsidRDefault="0067649C" w:rsidP="00E437B8">
      <w:pPr>
        <w:pStyle w:val="Heading2"/>
        <w:rPr>
          <w:rFonts w:eastAsiaTheme="minorHAnsi" w:cs="Times New Roman"/>
          <w:b w:val="0"/>
          <w:sz w:val="28"/>
          <w:szCs w:val="28"/>
        </w:rPr>
      </w:pPr>
    </w:p>
    <w:p w:rsidR="002D7E27" w:rsidRPr="002D7E27" w:rsidRDefault="002D7E27" w:rsidP="002C7F71">
      <w:pPr>
        <w:pStyle w:val="Heading2"/>
        <w:numPr>
          <w:ilvl w:val="1"/>
          <w:numId w:val="23"/>
        </w:numPr>
      </w:pPr>
      <w:bookmarkStart w:id="2" w:name="_Toc489240143"/>
      <w:r>
        <w:t>Introduction</w:t>
      </w:r>
      <w:bookmarkEnd w:id="2"/>
    </w:p>
    <w:p w:rsidR="002D7E27" w:rsidRDefault="002D7E27" w:rsidP="002D7E27">
      <w:pPr>
        <w:jc w:val="both"/>
        <w:rPr>
          <w:rFonts w:ascii="Times New Roman" w:hAnsi="Times New Roman" w:cs="Times New Roman"/>
        </w:rPr>
      </w:pPr>
    </w:p>
    <w:p w:rsidR="00C8543D" w:rsidRDefault="00C8543D" w:rsidP="00C8543D">
      <w:pPr>
        <w:jc w:val="both"/>
        <w:rPr>
          <w:rFonts w:ascii="Times New Roman" w:hAnsi="Times New Roman" w:cs="Times New Roman"/>
        </w:rPr>
      </w:pPr>
      <w:r w:rsidRPr="00C8543D">
        <w:rPr>
          <w:rFonts w:ascii="Times New Roman" w:hAnsi="Times New Roman" w:cs="Times New Roman"/>
        </w:rPr>
        <w:t>One of the most challenging problems faced by researchers in Artificial Intelligence(AI) is having artificial agents to interact with their environment</w:t>
      </w:r>
      <w:r w:rsidR="00AB5ED9">
        <w:rPr>
          <w:rFonts w:ascii="Times New Roman" w:hAnsi="Times New Roman" w:cs="Times New Roman"/>
        </w:rPr>
        <w:t>,</w:t>
      </w:r>
      <w:r w:rsidRPr="00C8543D">
        <w:rPr>
          <w:rFonts w:ascii="Times New Roman" w:hAnsi="Times New Roman" w:cs="Times New Roman"/>
        </w:rPr>
        <w:t xml:space="preserve"> </w:t>
      </w:r>
      <w:r w:rsidR="00A56087">
        <w:rPr>
          <w:rFonts w:ascii="Times New Roman" w:hAnsi="Times New Roman" w:cs="Times New Roman"/>
        </w:rPr>
        <w:t>specially</w:t>
      </w:r>
      <w:r w:rsidRPr="00C8543D">
        <w:rPr>
          <w:rFonts w:ascii="Times New Roman" w:hAnsi="Times New Roman" w:cs="Times New Roman"/>
        </w:rPr>
        <w:t xml:space="preserve"> the structure of the </w:t>
      </w:r>
      <w:r w:rsidR="003177A2">
        <w:rPr>
          <w:rFonts w:ascii="Times New Roman" w:hAnsi="Times New Roman" w:cs="Times New Roman"/>
        </w:rPr>
        <w:t>e</w:t>
      </w:r>
      <w:r w:rsidRPr="00C8543D">
        <w:rPr>
          <w:rFonts w:ascii="Times New Roman" w:hAnsi="Times New Roman" w:cs="Times New Roman"/>
        </w:rPr>
        <w:t>nvironment is unknown. Using traditional AI approaches, researchers have attempted to find a solution for this by endowing the systems with more complete and flexible models of the world [1]. Due to the un</w:t>
      </w:r>
      <w:r w:rsidR="003177A2">
        <w:rPr>
          <w:rFonts w:ascii="Times New Roman" w:hAnsi="Times New Roman" w:cs="Times New Roman"/>
        </w:rPr>
        <w:t xml:space="preserve">predictability of interactions, traditional </w:t>
      </w:r>
      <w:r w:rsidR="003177A2" w:rsidRPr="003177A2">
        <w:rPr>
          <w:rFonts w:ascii="Times New Roman" w:hAnsi="Times New Roman" w:cs="Times New Roman"/>
        </w:rPr>
        <w:t>AI technologies sta</w:t>
      </w:r>
      <w:r w:rsidR="003177A2">
        <w:rPr>
          <w:rFonts w:ascii="Times New Roman" w:hAnsi="Times New Roman" w:cs="Times New Roman"/>
        </w:rPr>
        <w:t xml:space="preserve">rted to face intractable issues </w:t>
      </w:r>
      <w:r w:rsidR="003177A2" w:rsidRPr="003177A2">
        <w:rPr>
          <w:rFonts w:ascii="Times New Roman" w:hAnsi="Times New Roman" w:cs="Times New Roman"/>
        </w:rPr>
        <w:t>when confronted with real-world modeling problems</w:t>
      </w:r>
      <w:r w:rsidR="003177A2">
        <w:rPr>
          <w:rFonts w:ascii="Times New Roman" w:hAnsi="Times New Roman" w:cs="Times New Roman"/>
        </w:rPr>
        <w:t xml:space="preserve">. </w:t>
      </w:r>
    </w:p>
    <w:p w:rsidR="00C8543D" w:rsidRDefault="00A2312C" w:rsidP="00C8543D">
      <w:pPr>
        <w:jc w:val="both"/>
        <w:rPr>
          <w:rFonts w:ascii="Times New Roman" w:hAnsi="Times New Roman" w:cs="Times New Roman"/>
        </w:rPr>
      </w:pPr>
      <w:proofErr w:type="gramStart"/>
      <w:r w:rsidRPr="00A2312C">
        <w:rPr>
          <w:rFonts w:ascii="Times New Roman" w:hAnsi="Times New Roman" w:cs="Times New Roman"/>
        </w:rPr>
        <w:t>In order to</w:t>
      </w:r>
      <w:proofErr w:type="gramEnd"/>
      <w:r w:rsidRPr="00A2312C">
        <w:rPr>
          <w:rFonts w:ascii="Times New Roman" w:hAnsi="Times New Roman" w:cs="Times New Roman"/>
        </w:rPr>
        <w:t xml:space="preserve"> address these issues, another approach to decisional AI, also known as situated or b</w:t>
      </w:r>
      <w:r>
        <w:rPr>
          <w:rFonts w:ascii="Times New Roman" w:hAnsi="Times New Roman" w:cs="Times New Roman"/>
        </w:rPr>
        <w:t>ehavioral AI, has been proposed</w:t>
      </w:r>
      <w:r w:rsidR="003177A2" w:rsidRPr="003177A2">
        <w:rPr>
          <w:rFonts w:ascii="Times New Roman" w:hAnsi="Times New Roman" w:cs="Times New Roman"/>
        </w:rPr>
        <w:t>.</w:t>
      </w:r>
      <w:r w:rsidR="003177A2">
        <w:rPr>
          <w:rFonts w:ascii="Times New Roman" w:hAnsi="Times New Roman" w:cs="Times New Roman"/>
        </w:rPr>
        <w:t xml:space="preserve"> Situated </w:t>
      </w:r>
      <w:r w:rsidR="00C8543D" w:rsidRPr="00C8543D">
        <w:rPr>
          <w:rFonts w:ascii="Times New Roman" w:hAnsi="Times New Roman" w:cs="Times New Roman"/>
        </w:rPr>
        <w:t xml:space="preserve">approach builds agents that are designed to behave effectively successfully in their environment. </w:t>
      </w:r>
      <w:r w:rsidRPr="00A2312C">
        <w:rPr>
          <w:rFonts w:ascii="Times New Roman" w:hAnsi="Times New Roman" w:cs="Times New Roman"/>
        </w:rPr>
        <w:t xml:space="preserve">The goal of situated AI is to model entities that are autonomous in their environment. </w:t>
      </w:r>
      <w:r w:rsidR="00C8543D" w:rsidRPr="00C8543D">
        <w:rPr>
          <w:rFonts w:ascii="Times New Roman" w:hAnsi="Times New Roman" w:cs="Times New Roman"/>
        </w:rPr>
        <w:t xml:space="preserve">This requires designing AI from the bottom-up by </w:t>
      </w:r>
      <w:r w:rsidR="003177A2" w:rsidRPr="00C8543D">
        <w:rPr>
          <w:rFonts w:ascii="Times New Roman" w:hAnsi="Times New Roman" w:cs="Times New Roman"/>
        </w:rPr>
        <w:t>focusing</w:t>
      </w:r>
      <w:r w:rsidR="00C8543D" w:rsidRPr="00C8543D">
        <w:rPr>
          <w:rFonts w:ascii="Times New Roman" w:hAnsi="Times New Roman" w:cs="Times New Roman"/>
        </w:rPr>
        <w:t xml:space="preserve"> on the basic perceptual and motor skills req</w:t>
      </w:r>
      <w:r w:rsidR="001C1112">
        <w:rPr>
          <w:rFonts w:ascii="Times New Roman" w:hAnsi="Times New Roman" w:cs="Times New Roman"/>
        </w:rPr>
        <w:t xml:space="preserve">uired to survive. </w:t>
      </w:r>
      <w:r w:rsidR="00B42B7E">
        <w:rPr>
          <w:rFonts w:ascii="Times New Roman" w:hAnsi="Times New Roman" w:cs="Times New Roman"/>
        </w:rPr>
        <w:t xml:space="preserve">Rodney Brook’s </w:t>
      </w:r>
      <w:r w:rsidR="00B42B7E" w:rsidRPr="00B42B7E">
        <w:rPr>
          <w:rFonts w:ascii="Times New Roman" w:hAnsi="Times New Roman" w:cs="Times New Roman"/>
        </w:rPr>
        <w:t xml:space="preserve">subsumption architecture </w:t>
      </w:r>
      <w:r w:rsidR="00B42B7E">
        <w:rPr>
          <w:rFonts w:ascii="Times New Roman" w:hAnsi="Times New Roman" w:cs="Times New Roman"/>
        </w:rPr>
        <w:t xml:space="preserve">is an extremely popular situated robotic architecture </w:t>
      </w:r>
      <w:r w:rsidR="002007EF">
        <w:rPr>
          <w:rFonts w:ascii="Times New Roman" w:hAnsi="Times New Roman" w:cs="Times New Roman"/>
        </w:rPr>
        <w:t xml:space="preserve">and </w:t>
      </w:r>
      <w:r w:rsidR="00B42B7E" w:rsidRPr="00B42B7E">
        <w:rPr>
          <w:rFonts w:ascii="Times New Roman" w:hAnsi="Times New Roman" w:cs="Times New Roman"/>
        </w:rPr>
        <w:t>it allows the successful creation of real-time dynamic systems that c</w:t>
      </w:r>
      <w:r w:rsidR="002007EF">
        <w:rPr>
          <w:rFonts w:ascii="Times New Roman" w:hAnsi="Times New Roman" w:cs="Times New Roman"/>
        </w:rPr>
        <w:t xml:space="preserve">an run in complex environments. </w:t>
      </w:r>
    </w:p>
    <w:p w:rsidR="00C8543D" w:rsidRDefault="00E5695A" w:rsidP="00C8543D">
      <w:pPr>
        <w:jc w:val="both"/>
        <w:rPr>
          <w:rFonts w:ascii="Times New Roman" w:hAnsi="Times New Roman" w:cs="Times New Roman"/>
        </w:rPr>
      </w:pPr>
      <w:r w:rsidRPr="00E5695A">
        <w:rPr>
          <w:rFonts w:ascii="Times New Roman" w:hAnsi="Times New Roman" w:cs="Times New Roman"/>
        </w:rPr>
        <w:t xml:space="preserve">This research is focusing on modeling a </w:t>
      </w:r>
      <w:r w:rsidR="00AF5A0F">
        <w:rPr>
          <w:rFonts w:ascii="Times New Roman" w:hAnsi="Times New Roman" w:cs="Times New Roman"/>
        </w:rPr>
        <w:t xml:space="preserve">situated </w:t>
      </w:r>
      <w:r w:rsidR="001C1112">
        <w:rPr>
          <w:rFonts w:ascii="Times New Roman" w:hAnsi="Times New Roman" w:cs="Times New Roman"/>
        </w:rPr>
        <w:t xml:space="preserve">cognitive </w:t>
      </w:r>
      <w:r w:rsidRPr="00E5695A">
        <w:rPr>
          <w:rFonts w:ascii="Times New Roman" w:hAnsi="Times New Roman" w:cs="Times New Roman"/>
        </w:rPr>
        <w:t>reactive robo</w:t>
      </w:r>
      <w:r w:rsidR="001C1112">
        <w:rPr>
          <w:rFonts w:ascii="Times New Roman" w:hAnsi="Times New Roman" w:cs="Times New Roman"/>
        </w:rPr>
        <w:t>tic architecture</w:t>
      </w:r>
      <w:r w:rsidR="00B77789">
        <w:rPr>
          <w:rFonts w:ascii="Times New Roman" w:hAnsi="Times New Roman" w:cs="Times New Roman"/>
        </w:rPr>
        <w:t xml:space="preserve">. This </w:t>
      </w:r>
      <w:r w:rsidR="002A4EEB">
        <w:rPr>
          <w:rFonts w:ascii="Times New Roman" w:hAnsi="Times New Roman" w:cs="Times New Roman"/>
        </w:rPr>
        <w:t>r</w:t>
      </w:r>
      <w:r w:rsidRPr="00E5695A">
        <w:rPr>
          <w:rFonts w:ascii="Times New Roman" w:hAnsi="Times New Roman" w:cs="Times New Roman"/>
        </w:rPr>
        <w:t xml:space="preserve">esearch will be carried out in two parts. In first part of the research, enhancing the situatedness of reactive robotic architecture will be considered. </w:t>
      </w:r>
      <w:r w:rsidR="00AF5A0F" w:rsidRPr="00AF5A0F">
        <w:rPr>
          <w:rFonts w:ascii="Times New Roman" w:hAnsi="Times New Roman" w:cs="Times New Roman"/>
        </w:rPr>
        <w:t xml:space="preserve">Situatedness </w:t>
      </w:r>
      <w:r w:rsidR="00AB5ED9">
        <w:rPr>
          <w:rFonts w:ascii="Times New Roman" w:hAnsi="Times New Roman" w:cs="Times New Roman"/>
        </w:rPr>
        <w:t>means</w:t>
      </w:r>
      <w:r w:rsidR="00AF5A0F" w:rsidRPr="00AF5A0F">
        <w:rPr>
          <w:rFonts w:ascii="Times New Roman" w:hAnsi="Times New Roman" w:cs="Times New Roman"/>
        </w:rPr>
        <w:t xml:space="preserve"> that to which extent agent’s cognitive process is affected by its environment.</w:t>
      </w:r>
      <w:r w:rsidR="00AF5A0F">
        <w:rPr>
          <w:rFonts w:ascii="Times New Roman" w:hAnsi="Times New Roman" w:cs="Times New Roman"/>
        </w:rPr>
        <w:t xml:space="preserve"> </w:t>
      </w:r>
      <w:r w:rsidR="001C1112">
        <w:rPr>
          <w:rFonts w:ascii="Times New Roman" w:hAnsi="Times New Roman" w:cs="Times New Roman"/>
        </w:rPr>
        <w:t>Situatedness</w:t>
      </w:r>
      <w:r w:rsidR="00AF5A0F">
        <w:rPr>
          <w:rFonts w:ascii="Times New Roman" w:hAnsi="Times New Roman" w:cs="Times New Roman"/>
        </w:rPr>
        <w:t xml:space="preserve"> </w:t>
      </w:r>
      <w:r w:rsidR="00CB0B2E">
        <w:rPr>
          <w:rFonts w:ascii="Times New Roman" w:hAnsi="Times New Roman" w:cs="Times New Roman"/>
        </w:rPr>
        <w:t xml:space="preserve">also depends with the internal and external </w:t>
      </w:r>
      <w:r w:rsidR="00D15FC8">
        <w:rPr>
          <w:rFonts w:ascii="Times New Roman" w:hAnsi="Times New Roman" w:cs="Times New Roman"/>
        </w:rPr>
        <w:t>environmental</w:t>
      </w:r>
      <w:r w:rsidR="00CB0B2E">
        <w:rPr>
          <w:rFonts w:ascii="Times New Roman" w:hAnsi="Times New Roman" w:cs="Times New Roman"/>
        </w:rPr>
        <w:t xml:space="preserve"> </w:t>
      </w:r>
      <w:r w:rsidR="00D15FC8">
        <w:rPr>
          <w:rFonts w:ascii="Times New Roman" w:hAnsi="Times New Roman" w:cs="Times New Roman"/>
        </w:rPr>
        <w:t>conditions</w:t>
      </w:r>
      <w:r w:rsidR="00CB0B2E">
        <w:rPr>
          <w:rFonts w:ascii="Times New Roman" w:hAnsi="Times New Roman" w:cs="Times New Roman"/>
        </w:rPr>
        <w:t xml:space="preserve"> of </w:t>
      </w:r>
      <w:r w:rsidR="00D15FC8">
        <w:rPr>
          <w:rFonts w:ascii="Times New Roman" w:hAnsi="Times New Roman" w:cs="Times New Roman"/>
        </w:rPr>
        <w:t>its situated environments</w:t>
      </w:r>
      <w:r w:rsidR="001C1112">
        <w:rPr>
          <w:rFonts w:ascii="Times New Roman" w:hAnsi="Times New Roman" w:cs="Times New Roman"/>
        </w:rPr>
        <w:t xml:space="preserve"> w</w:t>
      </w:r>
      <w:r w:rsidR="002A4EEB">
        <w:rPr>
          <w:rFonts w:ascii="Times New Roman" w:hAnsi="Times New Roman" w:cs="Times New Roman"/>
        </w:rPr>
        <w:t>hich was not taken much attention in previous researches</w:t>
      </w:r>
      <w:r w:rsidR="00D15FC8">
        <w:rPr>
          <w:rFonts w:ascii="Times New Roman" w:hAnsi="Times New Roman" w:cs="Times New Roman"/>
        </w:rPr>
        <w:t xml:space="preserve">. </w:t>
      </w:r>
      <w:r w:rsidR="002A4EEB">
        <w:rPr>
          <w:rFonts w:ascii="Times New Roman" w:hAnsi="Times New Roman" w:cs="Times New Roman"/>
        </w:rPr>
        <w:t>In this research one of our g</w:t>
      </w:r>
      <w:r w:rsidR="00A57B5A">
        <w:rPr>
          <w:rFonts w:ascii="Times New Roman" w:hAnsi="Times New Roman" w:cs="Times New Roman"/>
        </w:rPr>
        <w:t>oal</w:t>
      </w:r>
      <w:r w:rsidR="00AB5ED9">
        <w:rPr>
          <w:rFonts w:ascii="Times New Roman" w:hAnsi="Times New Roman" w:cs="Times New Roman"/>
        </w:rPr>
        <w:t>s</w:t>
      </w:r>
      <w:r w:rsidR="00A57B5A">
        <w:rPr>
          <w:rFonts w:ascii="Times New Roman" w:hAnsi="Times New Roman" w:cs="Times New Roman"/>
        </w:rPr>
        <w:t xml:space="preserve"> is to take this into consideration and</w:t>
      </w:r>
      <w:r w:rsidR="002A4EEB">
        <w:rPr>
          <w:rFonts w:ascii="Times New Roman" w:hAnsi="Times New Roman" w:cs="Times New Roman"/>
        </w:rPr>
        <w:t xml:space="preserve"> </w:t>
      </w:r>
      <w:r w:rsidR="00CB0B2E">
        <w:rPr>
          <w:rFonts w:ascii="Times New Roman" w:hAnsi="Times New Roman" w:cs="Times New Roman"/>
        </w:rPr>
        <w:t xml:space="preserve">enhance the situatedness of reactive robotic architecture </w:t>
      </w:r>
      <w:r w:rsidR="00D15FC8">
        <w:rPr>
          <w:rFonts w:ascii="Times New Roman" w:hAnsi="Times New Roman" w:cs="Times New Roman"/>
        </w:rPr>
        <w:t xml:space="preserve">by integrating internal and external environment </w:t>
      </w:r>
      <w:r w:rsidR="00A57B5A">
        <w:rPr>
          <w:rFonts w:ascii="Times New Roman" w:hAnsi="Times New Roman" w:cs="Times New Roman"/>
        </w:rPr>
        <w:t>conditions into cognitive process</w:t>
      </w:r>
      <w:r w:rsidR="00D15FC8">
        <w:rPr>
          <w:rFonts w:ascii="Times New Roman" w:hAnsi="Times New Roman" w:cs="Times New Roman"/>
        </w:rPr>
        <w:t xml:space="preserve">. As the internal environment variable, energy level of the agent will be considered. Temperature will be considered as the external environment variable. </w:t>
      </w:r>
      <w:r w:rsidR="002A4EEB">
        <w:rPr>
          <w:rFonts w:ascii="Times New Roman" w:hAnsi="Times New Roman" w:cs="Times New Roman"/>
        </w:rPr>
        <w:t>A</w:t>
      </w:r>
      <w:r w:rsidR="00D15FC8">
        <w:rPr>
          <w:rFonts w:ascii="Times New Roman" w:hAnsi="Times New Roman" w:cs="Times New Roman"/>
        </w:rPr>
        <w:t xml:space="preserve"> fuzzy controller based approach will be used</w:t>
      </w:r>
      <w:r w:rsidR="00142C9B">
        <w:rPr>
          <w:rFonts w:ascii="Times New Roman" w:hAnsi="Times New Roman" w:cs="Times New Roman"/>
        </w:rPr>
        <w:t xml:space="preserve"> to</w:t>
      </w:r>
      <w:r w:rsidR="002A4EEB">
        <w:rPr>
          <w:rFonts w:ascii="Times New Roman" w:hAnsi="Times New Roman" w:cs="Times New Roman"/>
        </w:rPr>
        <w:t xml:space="preserve"> interface these two variables into the cognitive process</w:t>
      </w:r>
      <w:r w:rsidR="00D15FC8">
        <w:rPr>
          <w:rFonts w:ascii="Times New Roman" w:hAnsi="Times New Roman" w:cs="Times New Roman"/>
        </w:rPr>
        <w:t xml:space="preserve">. </w:t>
      </w:r>
      <w:r w:rsidR="00CB0B2E">
        <w:rPr>
          <w:rFonts w:ascii="Times New Roman" w:hAnsi="Times New Roman" w:cs="Times New Roman"/>
        </w:rPr>
        <w:t xml:space="preserve"> </w:t>
      </w:r>
    </w:p>
    <w:p w:rsidR="00FE180B" w:rsidRDefault="00E5695A" w:rsidP="002007EF">
      <w:pPr>
        <w:jc w:val="both"/>
        <w:rPr>
          <w:rFonts w:ascii="Times New Roman" w:hAnsi="Times New Roman" w:cs="Times New Roman"/>
        </w:rPr>
      </w:pPr>
      <w:r w:rsidRPr="00E5695A">
        <w:rPr>
          <w:rFonts w:ascii="Times New Roman" w:hAnsi="Times New Roman" w:cs="Times New Roman"/>
        </w:rPr>
        <w:t xml:space="preserve">In second part of the research, implementing a situated cognitive architecture using neural dynamics will be carried out. </w:t>
      </w:r>
      <w:r w:rsidR="00C8543D" w:rsidRPr="00C8543D">
        <w:rPr>
          <w:rFonts w:ascii="Times New Roman" w:hAnsi="Times New Roman" w:cs="Times New Roman"/>
        </w:rPr>
        <w:t>Many cognitive scientist and AI researchers nowadays consider situated cognition as the main sub piece of any form of true intelligence, natural or artificial [2].</w:t>
      </w:r>
      <w:r w:rsidR="00D15FC8">
        <w:rPr>
          <w:rFonts w:ascii="Times New Roman" w:hAnsi="Times New Roman" w:cs="Times New Roman"/>
        </w:rPr>
        <w:t xml:space="preserve"> </w:t>
      </w:r>
      <w:r w:rsidR="00D15FC8" w:rsidRPr="002D7E27">
        <w:rPr>
          <w:rFonts w:ascii="Times New Roman" w:hAnsi="Times New Roman" w:cs="Times New Roman"/>
        </w:rPr>
        <w:t xml:space="preserve"> </w:t>
      </w:r>
      <w:r w:rsidR="002D7E27" w:rsidRPr="002D7E27">
        <w:rPr>
          <w:rFonts w:ascii="Times New Roman" w:hAnsi="Times New Roman" w:cs="Times New Roman"/>
        </w:rPr>
        <w:t xml:space="preserve">“Situated cognition is a theory which emphasizes that people’s knowledge is constructed within and linked to the activity, context, and culture in which it was learned” [4] [5]. </w:t>
      </w:r>
      <w:r w:rsidR="00142C9B">
        <w:rPr>
          <w:rFonts w:ascii="Times New Roman" w:hAnsi="Times New Roman" w:cs="Times New Roman"/>
        </w:rPr>
        <w:t xml:space="preserve">The idea of situated cognition first appeared in the psychological research studies and latterly adapted into artificial cognitive systems [4]. </w:t>
      </w:r>
      <w:r w:rsidR="00A57B5A">
        <w:rPr>
          <w:rFonts w:ascii="Times New Roman" w:hAnsi="Times New Roman" w:cs="Times New Roman"/>
        </w:rPr>
        <w:t>It explains how h</w:t>
      </w:r>
      <w:r w:rsidR="00345C67">
        <w:rPr>
          <w:rFonts w:ascii="Times New Roman" w:hAnsi="Times New Roman" w:cs="Times New Roman"/>
        </w:rPr>
        <w:t xml:space="preserve">uman brain </w:t>
      </w:r>
      <w:r w:rsidR="00345C67" w:rsidRPr="00142C9B">
        <w:rPr>
          <w:rFonts w:ascii="Times New Roman" w:hAnsi="Times New Roman" w:cs="Times New Roman"/>
        </w:rPr>
        <w:t>constructs</w:t>
      </w:r>
      <w:r w:rsidR="00142C9B" w:rsidRPr="00142C9B">
        <w:rPr>
          <w:rFonts w:ascii="Times New Roman" w:hAnsi="Times New Roman" w:cs="Times New Roman"/>
        </w:rPr>
        <w:t xml:space="preserve"> a new representation in their brain with every inte</w:t>
      </w:r>
      <w:r w:rsidR="00A57B5A">
        <w:rPr>
          <w:rFonts w:ascii="Times New Roman" w:hAnsi="Times New Roman" w:cs="Times New Roman"/>
        </w:rPr>
        <w:t>rpretation they made. A</w:t>
      </w:r>
      <w:r w:rsidR="00142C9B">
        <w:rPr>
          <w:rFonts w:ascii="Times New Roman" w:hAnsi="Times New Roman" w:cs="Times New Roman"/>
        </w:rPr>
        <w:t>gent</w:t>
      </w:r>
      <w:r w:rsidR="00142C9B" w:rsidRPr="00142C9B">
        <w:rPr>
          <w:rFonts w:ascii="Times New Roman" w:hAnsi="Times New Roman" w:cs="Times New Roman"/>
        </w:rPr>
        <w:t xml:space="preserve"> learns from every interaction they made either physically, socially or culturally.</w:t>
      </w:r>
      <w:r w:rsidR="00142C9B">
        <w:rPr>
          <w:rFonts w:ascii="Times New Roman" w:hAnsi="Times New Roman" w:cs="Times New Roman"/>
        </w:rPr>
        <w:t xml:space="preserve"> </w:t>
      </w:r>
      <w:r w:rsidR="002D7E27" w:rsidRPr="002D7E27">
        <w:rPr>
          <w:rFonts w:ascii="Times New Roman" w:hAnsi="Times New Roman" w:cs="Times New Roman"/>
        </w:rPr>
        <w:t xml:space="preserve">Situated cognition understands memory as an interaction with the world, bounded by meaningful situations. </w:t>
      </w:r>
      <w:r w:rsidR="00345C67" w:rsidRPr="00345C67">
        <w:rPr>
          <w:rFonts w:ascii="Times New Roman" w:hAnsi="Times New Roman" w:cs="Times New Roman"/>
        </w:rPr>
        <w:t xml:space="preserve">In situated cognitions, knowledge is not an entity or symbols, knowledge is an action. This can be considered as a known behavior. Developing an interaction with the environment, doing the same action again and again considered as learning </w:t>
      </w:r>
      <w:r w:rsidR="00A57B5A">
        <w:rPr>
          <w:rFonts w:ascii="Times New Roman" w:hAnsi="Times New Roman" w:cs="Times New Roman"/>
        </w:rPr>
        <w:t xml:space="preserve">in situated cognition </w:t>
      </w:r>
      <w:r w:rsidR="00345C67" w:rsidRPr="00345C67">
        <w:rPr>
          <w:rFonts w:ascii="Times New Roman" w:hAnsi="Times New Roman" w:cs="Times New Roman"/>
        </w:rPr>
        <w:t>[3].</w:t>
      </w:r>
    </w:p>
    <w:p w:rsidR="000B38E4" w:rsidRDefault="00FE180B" w:rsidP="002007EF">
      <w:pPr>
        <w:jc w:val="both"/>
        <w:rPr>
          <w:rFonts w:ascii="Times New Roman" w:hAnsi="Times New Roman" w:cs="Times New Roman"/>
        </w:rPr>
      </w:pPr>
      <w:r>
        <w:rPr>
          <w:rFonts w:ascii="Times New Roman" w:hAnsi="Times New Roman" w:cs="Times New Roman"/>
        </w:rPr>
        <w:t>It’s not an easy task to completely replicate the situated cognition into machines. Over the years, many researches have been conducted to model situated cognition into artifici</w:t>
      </w:r>
      <w:r w:rsidR="00AB5ED9">
        <w:rPr>
          <w:rFonts w:ascii="Times New Roman" w:hAnsi="Times New Roman" w:cs="Times New Roman"/>
        </w:rPr>
        <w:t>al agents. This research is</w:t>
      </w:r>
      <w:r>
        <w:rPr>
          <w:rFonts w:ascii="Times New Roman" w:hAnsi="Times New Roman" w:cs="Times New Roman"/>
        </w:rPr>
        <w:t xml:space="preserve"> a</w:t>
      </w:r>
      <w:r w:rsidR="000433D4">
        <w:rPr>
          <w:rFonts w:ascii="Times New Roman" w:hAnsi="Times New Roman" w:cs="Times New Roman"/>
        </w:rPr>
        <w:t xml:space="preserve"> </w:t>
      </w:r>
      <w:r>
        <w:rPr>
          <w:rFonts w:ascii="Times New Roman" w:hAnsi="Times New Roman" w:cs="Times New Roman"/>
        </w:rPr>
        <w:t xml:space="preserve">step towards </w:t>
      </w:r>
      <w:r w:rsidR="000433D4">
        <w:rPr>
          <w:rFonts w:ascii="Times New Roman" w:hAnsi="Times New Roman" w:cs="Times New Roman"/>
        </w:rPr>
        <w:t>modeling</w:t>
      </w:r>
      <w:r>
        <w:rPr>
          <w:rFonts w:ascii="Times New Roman" w:hAnsi="Times New Roman" w:cs="Times New Roman"/>
        </w:rPr>
        <w:t xml:space="preserve"> situated cognition to reactive robotics</w:t>
      </w:r>
      <w:r w:rsidR="000433D4">
        <w:rPr>
          <w:rFonts w:ascii="Times New Roman" w:hAnsi="Times New Roman" w:cs="Times New Roman"/>
        </w:rPr>
        <w:t xml:space="preserve"> which will contribute to the whole process</w:t>
      </w:r>
      <w:r>
        <w:rPr>
          <w:rFonts w:ascii="Times New Roman" w:hAnsi="Times New Roman" w:cs="Times New Roman"/>
        </w:rPr>
        <w:t xml:space="preserve">.  </w:t>
      </w:r>
      <w:r w:rsidR="00B77789">
        <w:rPr>
          <w:rFonts w:ascii="Times New Roman" w:hAnsi="Times New Roman" w:cs="Times New Roman"/>
        </w:rPr>
        <w:t xml:space="preserve"> </w:t>
      </w:r>
    </w:p>
    <w:p w:rsidR="000433D4" w:rsidRDefault="000433D4" w:rsidP="002007EF">
      <w:pPr>
        <w:jc w:val="both"/>
        <w:rPr>
          <w:rFonts w:ascii="Times New Roman" w:hAnsi="Times New Roman" w:cs="Times New Roman"/>
        </w:rPr>
      </w:pPr>
    </w:p>
    <w:p w:rsidR="00E5695A" w:rsidRDefault="00E5695A" w:rsidP="002007EF">
      <w:pPr>
        <w:jc w:val="both"/>
        <w:rPr>
          <w:rFonts w:ascii="Times New Roman" w:hAnsi="Times New Roman" w:cs="Times New Roman"/>
        </w:rPr>
      </w:pPr>
      <w:r w:rsidRPr="00E5695A">
        <w:rPr>
          <w:rFonts w:ascii="Times New Roman" w:hAnsi="Times New Roman" w:cs="Times New Roman"/>
        </w:rPr>
        <w:lastRenderedPageBreak/>
        <w:t>Dynamic Field Theory is a framework implemented using neural dynamics</w:t>
      </w:r>
      <w:r>
        <w:rPr>
          <w:rFonts w:ascii="Times New Roman" w:hAnsi="Times New Roman" w:cs="Times New Roman"/>
        </w:rPr>
        <w:t xml:space="preserve"> to model situated and embodied cognition</w:t>
      </w:r>
      <w:r w:rsidRPr="00E5695A">
        <w:rPr>
          <w:rFonts w:ascii="Times New Roman" w:hAnsi="Times New Roman" w:cs="Times New Roman"/>
        </w:rPr>
        <w:t xml:space="preserve">. </w:t>
      </w:r>
      <w:r w:rsidR="00FE180B" w:rsidRPr="00FE180B">
        <w:rPr>
          <w:rFonts w:ascii="Times New Roman" w:hAnsi="Times New Roman" w:cs="Times New Roman"/>
        </w:rPr>
        <w:t xml:space="preserve">This situated cognitive architecture will be implemented using dynamic field theory. </w:t>
      </w:r>
      <w:r w:rsidRPr="00E5695A">
        <w:rPr>
          <w:rFonts w:ascii="Times New Roman" w:hAnsi="Times New Roman" w:cs="Times New Roman"/>
        </w:rPr>
        <w:t>This architecture will be interfaced with internal and external environmental variables using the same approach as in the first part. The resulting system will be a neuro-fuzzy hybrid system.</w:t>
      </w:r>
    </w:p>
    <w:p w:rsidR="00FE180B" w:rsidRDefault="00FE180B" w:rsidP="002007EF">
      <w:pPr>
        <w:jc w:val="both"/>
        <w:rPr>
          <w:rFonts w:ascii="Times New Roman" w:hAnsi="Times New Roman" w:cs="Times New Roman"/>
        </w:rPr>
      </w:pPr>
    </w:p>
    <w:p w:rsidR="00142C9B" w:rsidRDefault="00142C9B" w:rsidP="00E5695A">
      <w:pPr>
        <w:pStyle w:val="Heading2"/>
        <w:numPr>
          <w:ilvl w:val="1"/>
          <w:numId w:val="10"/>
        </w:numPr>
      </w:pPr>
      <w:bookmarkStart w:id="3" w:name="_Toc489240144"/>
      <w:r w:rsidRPr="00E5695A">
        <w:t>Interpretations</w:t>
      </w:r>
      <w:bookmarkEnd w:id="3"/>
    </w:p>
    <w:p w:rsidR="00E5695A" w:rsidRDefault="00E5695A" w:rsidP="00E5695A"/>
    <w:p w:rsidR="00FE180B" w:rsidRDefault="00FE180B" w:rsidP="004C7768">
      <w:pPr>
        <w:jc w:val="both"/>
        <w:rPr>
          <w:rFonts w:ascii="Times New Roman" w:hAnsi="Times New Roman" w:cs="Times New Roman"/>
        </w:rPr>
      </w:pPr>
      <w:r w:rsidRPr="000433D4">
        <w:rPr>
          <w:rFonts w:ascii="Times New Roman" w:hAnsi="Times New Roman" w:cs="Times New Roman"/>
        </w:rPr>
        <w:t>Situated cognition, situatedness, embodiment are concepts</w:t>
      </w:r>
      <w:r w:rsidR="005C5FEE">
        <w:rPr>
          <w:rFonts w:ascii="Times New Roman" w:hAnsi="Times New Roman" w:cs="Times New Roman"/>
        </w:rPr>
        <w:t xml:space="preserve"> that are</w:t>
      </w:r>
      <w:r w:rsidRPr="000433D4">
        <w:rPr>
          <w:rFonts w:ascii="Times New Roman" w:hAnsi="Times New Roman" w:cs="Times New Roman"/>
        </w:rPr>
        <w:t xml:space="preserve"> </w:t>
      </w:r>
      <w:r w:rsidR="000433D4" w:rsidRPr="000433D4">
        <w:rPr>
          <w:rFonts w:ascii="Times New Roman" w:hAnsi="Times New Roman" w:cs="Times New Roman"/>
        </w:rPr>
        <w:t>initially</w:t>
      </w:r>
      <w:r w:rsidRPr="000433D4">
        <w:rPr>
          <w:rFonts w:ascii="Times New Roman" w:hAnsi="Times New Roman" w:cs="Times New Roman"/>
        </w:rPr>
        <w:t xml:space="preserve"> </w:t>
      </w:r>
      <w:r w:rsidR="005C5FEE">
        <w:rPr>
          <w:rFonts w:ascii="Times New Roman" w:hAnsi="Times New Roman" w:cs="Times New Roman"/>
        </w:rPr>
        <w:t>emerged in cognitive science and</w:t>
      </w:r>
      <w:r w:rsidR="000433D4" w:rsidRPr="000433D4">
        <w:rPr>
          <w:rFonts w:ascii="Times New Roman" w:hAnsi="Times New Roman" w:cs="Times New Roman"/>
        </w:rPr>
        <w:t xml:space="preserve"> latterly adapted into other research domains. T</w:t>
      </w:r>
      <w:r w:rsidRPr="000433D4">
        <w:rPr>
          <w:rFonts w:ascii="Times New Roman" w:hAnsi="Times New Roman" w:cs="Times New Roman"/>
        </w:rPr>
        <w:t>here are no universal definitions interpreted</w:t>
      </w:r>
      <w:r w:rsidR="000433D4" w:rsidRPr="000433D4">
        <w:rPr>
          <w:rFonts w:ascii="Times New Roman" w:hAnsi="Times New Roman" w:cs="Times New Roman"/>
        </w:rPr>
        <w:t xml:space="preserve"> across all research domains</w:t>
      </w:r>
      <w:r w:rsidRPr="000433D4">
        <w:rPr>
          <w:rFonts w:ascii="Times New Roman" w:hAnsi="Times New Roman" w:cs="Times New Roman"/>
        </w:rPr>
        <w:t xml:space="preserve">. </w:t>
      </w:r>
      <w:r w:rsidR="00DA66A0">
        <w:rPr>
          <w:rFonts w:ascii="Times New Roman" w:hAnsi="Times New Roman" w:cs="Times New Roman"/>
        </w:rPr>
        <w:t>Therefore</w:t>
      </w:r>
      <w:r w:rsidRPr="000433D4">
        <w:rPr>
          <w:rFonts w:ascii="Times New Roman" w:hAnsi="Times New Roman" w:cs="Times New Roman"/>
        </w:rPr>
        <w:t>, these</w:t>
      </w:r>
      <w:r w:rsidR="000433D4" w:rsidRPr="000433D4">
        <w:rPr>
          <w:rFonts w:ascii="Times New Roman" w:hAnsi="Times New Roman" w:cs="Times New Roman"/>
        </w:rPr>
        <w:t xml:space="preserve"> concepts</w:t>
      </w:r>
      <w:r w:rsidRPr="000433D4">
        <w:rPr>
          <w:rFonts w:ascii="Times New Roman" w:hAnsi="Times New Roman" w:cs="Times New Roman"/>
        </w:rPr>
        <w:t xml:space="preserve"> will be </w:t>
      </w:r>
      <w:r w:rsidR="000433D4" w:rsidRPr="000433D4">
        <w:rPr>
          <w:rFonts w:ascii="Times New Roman" w:hAnsi="Times New Roman" w:cs="Times New Roman"/>
        </w:rPr>
        <w:t>explained and interpreted</w:t>
      </w:r>
      <w:r w:rsidR="00DA66A0">
        <w:rPr>
          <w:rFonts w:ascii="Times New Roman" w:hAnsi="Times New Roman" w:cs="Times New Roman"/>
        </w:rPr>
        <w:t xml:space="preserve"> in this section</w:t>
      </w:r>
      <w:r w:rsidR="000433D4" w:rsidRPr="000433D4">
        <w:rPr>
          <w:rFonts w:ascii="Times New Roman" w:hAnsi="Times New Roman" w:cs="Times New Roman"/>
        </w:rPr>
        <w:t xml:space="preserve">. </w:t>
      </w:r>
    </w:p>
    <w:p w:rsidR="00D9049B" w:rsidRPr="00D9049B" w:rsidRDefault="000433D4" w:rsidP="00D9049B">
      <w:pPr>
        <w:pStyle w:val="Heading3"/>
      </w:pPr>
      <w:bookmarkStart w:id="4" w:name="_Toc489240145"/>
      <w:r w:rsidRPr="000433D4">
        <w:t>1.1.1.</w:t>
      </w:r>
      <w:r w:rsidRPr="000433D4">
        <w:tab/>
        <w:t>Situatedness</w:t>
      </w:r>
      <w:bookmarkEnd w:id="4"/>
    </w:p>
    <w:p w:rsidR="000433D4" w:rsidRPr="000433D4" w:rsidRDefault="000433D4" w:rsidP="004C7768">
      <w:pPr>
        <w:jc w:val="both"/>
        <w:rPr>
          <w:rFonts w:ascii="Times New Roman" w:hAnsi="Times New Roman" w:cs="Times New Roman"/>
        </w:rPr>
      </w:pPr>
      <w:r w:rsidRPr="000433D4">
        <w:rPr>
          <w:rFonts w:ascii="Times New Roman" w:hAnsi="Times New Roman" w:cs="Times New Roman"/>
        </w:rPr>
        <w:t xml:space="preserve">Situatedness means that agent is existing in a complex environment and cognitive process is strongly affected by its environment. Agents which are closely coupled to the physical environment are called physically situated agents [6]. Agents which are capable to acquire information about the social and cultural domains through its surrounding environment are categorized as socially and culturally situated agents [6]. Situatedness is commonly applied to both natural and artificial agents. The main difference between the natural and artificial agents depends on social and cultural </w:t>
      </w:r>
      <w:proofErr w:type="spellStart"/>
      <w:r w:rsidRPr="000433D4">
        <w:rPr>
          <w:rFonts w:ascii="Times New Roman" w:hAnsi="Times New Roman" w:cs="Times New Roman"/>
        </w:rPr>
        <w:t>situatedness</w:t>
      </w:r>
      <w:proofErr w:type="spellEnd"/>
      <w:r w:rsidR="00AB5ED9">
        <w:rPr>
          <w:rFonts w:ascii="Times New Roman" w:hAnsi="Times New Roman" w:cs="Times New Roman"/>
        </w:rPr>
        <w:t xml:space="preserve"> of the agent</w:t>
      </w:r>
      <w:r w:rsidRPr="000433D4">
        <w:rPr>
          <w:rFonts w:ascii="Times New Roman" w:hAnsi="Times New Roman" w:cs="Times New Roman"/>
        </w:rPr>
        <w:t>.</w:t>
      </w:r>
      <w:r w:rsidR="004C7768">
        <w:rPr>
          <w:rFonts w:ascii="Times New Roman" w:hAnsi="Times New Roman" w:cs="Times New Roman"/>
        </w:rPr>
        <w:t xml:space="preserve"> </w:t>
      </w:r>
      <w:r>
        <w:rPr>
          <w:rFonts w:ascii="Times New Roman" w:hAnsi="Times New Roman" w:cs="Times New Roman"/>
        </w:rPr>
        <w:t>In this research, enhancing the physical situatedness of artificial inte</w:t>
      </w:r>
      <w:r w:rsidR="005213D2">
        <w:rPr>
          <w:rFonts w:ascii="Times New Roman" w:hAnsi="Times New Roman" w:cs="Times New Roman"/>
        </w:rPr>
        <w:t>lligent agents will be considered. How an agent’s behavior is affected by i</w:t>
      </w:r>
      <w:r w:rsidR="00DA66A0">
        <w:rPr>
          <w:rFonts w:ascii="Times New Roman" w:hAnsi="Times New Roman" w:cs="Times New Roman"/>
        </w:rPr>
        <w:t>ts environment will be addressed in this research</w:t>
      </w:r>
      <w:r w:rsidR="005213D2">
        <w:rPr>
          <w:rFonts w:ascii="Times New Roman" w:hAnsi="Times New Roman" w:cs="Times New Roman"/>
        </w:rPr>
        <w:t xml:space="preserve">. </w:t>
      </w:r>
    </w:p>
    <w:p w:rsidR="000433D4" w:rsidRPr="000433D4" w:rsidRDefault="000433D4" w:rsidP="000433D4">
      <w:pPr>
        <w:pStyle w:val="Heading3"/>
      </w:pPr>
      <w:bookmarkStart w:id="5" w:name="_Toc489240146"/>
      <w:r w:rsidRPr="000433D4">
        <w:t>1.1.2.</w:t>
      </w:r>
      <w:r w:rsidRPr="000433D4">
        <w:tab/>
        <w:t>Embodiment</w:t>
      </w:r>
      <w:bookmarkEnd w:id="5"/>
    </w:p>
    <w:p w:rsidR="000433D4" w:rsidRPr="000433D4" w:rsidRDefault="000433D4" w:rsidP="004C7768">
      <w:pPr>
        <w:jc w:val="both"/>
        <w:rPr>
          <w:rFonts w:ascii="Times New Roman" w:hAnsi="Times New Roman" w:cs="Times New Roman"/>
        </w:rPr>
      </w:pPr>
      <w:r w:rsidRPr="000433D4">
        <w:rPr>
          <w:rFonts w:ascii="Times New Roman" w:hAnsi="Times New Roman" w:cs="Times New Roman"/>
        </w:rPr>
        <w:t>Embodiment is a concept related to situatedness. The robots have bodies and experience the world directly. Their actions are part of a dynamic with the world, and the actions have immediate feedback on the robots' own sensations [7]. In behavior-based robotics (Brooks, 1999), the complexity of behavior is due to a combination of embodiment and situatedness. Embodiment is the degree to which a robot can affect its environment [8].</w:t>
      </w:r>
    </w:p>
    <w:p w:rsidR="00FC565D" w:rsidRPr="00FC565D" w:rsidRDefault="00E5695A" w:rsidP="00FC565D">
      <w:pPr>
        <w:pStyle w:val="Heading3"/>
        <w:numPr>
          <w:ilvl w:val="2"/>
          <w:numId w:val="10"/>
        </w:numPr>
      </w:pPr>
      <w:bookmarkStart w:id="6" w:name="_Toc489240147"/>
      <w:r w:rsidRPr="00E5695A">
        <w:t>Situated Cognition</w:t>
      </w:r>
      <w:bookmarkEnd w:id="6"/>
    </w:p>
    <w:p w:rsidR="00E5695A" w:rsidRPr="000433D4" w:rsidRDefault="000433D4" w:rsidP="00FC565D">
      <w:pPr>
        <w:jc w:val="both"/>
        <w:rPr>
          <w:rFonts w:ascii="Times New Roman" w:hAnsi="Times New Roman" w:cs="Times New Roman"/>
        </w:rPr>
      </w:pPr>
      <w:r w:rsidRPr="000433D4">
        <w:rPr>
          <w:rFonts w:ascii="Times New Roman" w:hAnsi="Times New Roman" w:cs="Times New Roman"/>
        </w:rPr>
        <w:t>“S</w:t>
      </w:r>
      <w:r w:rsidR="00E5695A" w:rsidRPr="000433D4">
        <w:rPr>
          <w:rFonts w:ascii="Times New Roman" w:hAnsi="Times New Roman" w:cs="Times New Roman"/>
        </w:rPr>
        <w:t xml:space="preserve">ituated cognition is a theory which emphasizes that people’s knowledge is constructed within and linked to the activity, context, and culture in which it was learned” [4] [5]. People construct a new representation in their brain with every interpretation they made. </w:t>
      </w:r>
      <w:r w:rsidR="004C7768">
        <w:rPr>
          <w:rFonts w:ascii="Times New Roman" w:hAnsi="Times New Roman" w:cs="Times New Roman"/>
        </w:rPr>
        <w:t xml:space="preserve">William Clancy claims that, </w:t>
      </w:r>
      <w:r w:rsidR="00E5695A" w:rsidRPr="000433D4">
        <w:rPr>
          <w:rFonts w:ascii="Times New Roman" w:hAnsi="Times New Roman" w:cs="Times New Roman"/>
        </w:rPr>
        <w:t>“situated cognition is that perception and action arise together, dialectically forming each other” [3].</w:t>
      </w:r>
    </w:p>
    <w:p w:rsidR="00E5695A" w:rsidRDefault="00E5695A" w:rsidP="00FC565D">
      <w:pPr>
        <w:jc w:val="both"/>
        <w:rPr>
          <w:rFonts w:ascii="Times New Roman" w:hAnsi="Times New Roman" w:cs="Times New Roman"/>
        </w:rPr>
      </w:pPr>
      <w:r w:rsidRPr="000433D4">
        <w:rPr>
          <w:rFonts w:ascii="Times New Roman" w:hAnsi="Times New Roman" w:cs="Times New Roman"/>
        </w:rPr>
        <w:t>Most of human behaviors can be considered as situated actions because behaviors including speech, problem-solving, and physical skills, are generated on the fly, not by mechanical application of scripts or rules previously stored in the brain [6]. Situated cognition gives this ability of human beings to thinking on the fly rather than the storage and ret</w:t>
      </w:r>
      <w:r w:rsidR="00FE180B" w:rsidRPr="000433D4">
        <w:rPr>
          <w:rFonts w:ascii="Times New Roman" w:hAnsi="Times New Roman" w:cs="Times New Roman"/>
        </w:rPr>
        <w:t>rieval of conceptual knowledge.</w:t>
      </w:r>
    </w:p>
    <w:p w:rsidR="004C7768" w:rsidRDefault="004C7768" w:rsidP="00FC565D">
      <w:pPr>
        <w:jc w:val="both"/>
        <w:rPr>
          <w:rFonts w:ascii="Times New Roman" w:hAnsi="Times New Roman" w:cs="Times New Roman"/>
        </w:rPr>
      </w:pPr>
      <w:r>
        <w:rPr>
          <w:rFonts w:ascii="Times New Roman" w:hAnsi="Times New Roman" w:cs="Times New Roman"/>
        </w:rPr>
        <w:t>In this research as situated cognition, how robot make</w:t>
      </w:r>
      <w:r w:rsidR="00AB5ED9">
        <w:rPr>
          <w:rFonts w:ascii="Times New Roman" w:hAnsi="Times New Roman" w:cs="Times New Roman"/>
        </w:rPr>
        <w:t>s</w:t>
      </w:r>
      <w:r>
        <w:rPr>
          <w:rFonts w:ascii="Times New Roman" w:hAnsi="Times New Roman" w:cs="Times New Roman"/>
        </w:rPr>
        <w:t xml:space="preserve"> decisions to change </w:t>
      </w:r>
      <w:r w:rsidR="005C52AD">
        <w:rPr>
          <w:rFonts w:ascii="Times New Roman" w:hAnsi="Times New Roman" w:cs="Times New Roman"/>
        </w:rPr>
        <w:t>the</w:t>
      </w:r>
      <w:r>
        <w:rPr>
          <w:rFonts w:ascii="Times New Roman" w:hAnsi="Times New Roman" w:cs="Times New Roman"/>
        </w:rPr>
        <w:t xml:space="preserve"> behavior according its perceptions and its previous knowledge will be </w:t>
      </w:r>
      <w:r w:rsidR="00A94FA0">
        <w:rPr>
          <w:rFonts w:ascii="Times New Roman" w:hAnsi="Times New Roman" w:cs="Times New Roman"/>
        </w:rPr>
        <w:t>addressed</w:t>
      </w:r>
      <w:r>
        <w:rPr>
          <w:rFonts w:ascii="Times New Roman" w:hAnsi="Times New Roman" w:cs="Times New Roman"/>
        </w:rPr>
        <w:t xml:space="preserve">. </w:t>
      </w:r>
    </w:p>
    <w:p w:rsidR="009562D7" w:rsidRDefault="009562D7" w:rsidP="00FC565D">
      <w:pPr>
        <w:jc w:val="both"/>
        <w:rPr>
          <w:rFonts w:ascii="Times New Roman" w:hAnsi="Times New Roman" w:cs="Times New Roman"/>
        </w:rPr>
      </w:pPr>
    </w:p>
    <w:p w:rsidR="009562D7" w:rsidRDefault="009562D7" w:rsidP="00FC565D">
      <w:pPr>
        <w:jc w:val="both"/>
        <w:rPr>
          <w:rFonts w:ascii="Times New Roman" w:hAnsi="Times New Roman" w:cs="Times New Roman"/>
        </w:rPr>
      </w:pPr>
    </w:p>
    <w:p w:rsidR="009562D7" w:rsidRDefault="009562D7" w:rsidP="00FC565D">
      <w:pPr>
        <w:jc w:val="both"/>
        <w:rPr>
          <w:rFonts w:ascii="Times New Roman" w:hAnsi="Times New Roman" w:cs="Times New Roman"/>
        </w:rPr>
      </w:pPr>
    </w:p>
    <w:p w:rsidR="009562D7" w:rsidRDefault="009562D7" w:rsidP="00FC565D">
      <w:pPr>
        <w:jc w:val="both"/>
        <w:rPr>
          <w:rFonts w:ascii="Times New Roman" w:hAnsi="Times New Roman" w:cs="Times New Roman"/>
        </w:rPr>
      </w:pPr>
    </w:p>
    <w:p w:rsidR="009562D7" w:rsidRDefault="009562D7" w:rsidP="00FC565D">
      <w:pPr>
        <w:jc w:val="both"/>
        <w:rPr>
          <w:rFonts w:ascii="Times New Roman" w:hAnsi="Times New Roman" w:cs="Times New Roman"/>
        </w:rPr>
      </w:pPr>
    </w:p>
    <w:p w:rsidR="00A94FA0" w:rsidRPr="0067649C" w:rsidRDefault="00A94FA0" w:rsidP="0067649C"/>
    <w:p w:rsidR="00FC565D" w:rsidRDefault="0067649C" w:rsidP="00844DE7">
      <w:pPr>
        <w:pStyle w:val="Heading2"/>
        <w:numPr>
          <w:ilvl w:val="1"/>
          <w:numId w:val="1"/>
        </w:numPr>
      </w:pPr>
      <w:bookmarkStart w:id="7" w:name="_Toc489240148"/>
      <w:r>
        <w:lastRenderedPageBreak/>
        <w:t>Statement of the problem</w:t>
      </w:r>
      <w:bookmarkEnd w:id="7"/>
    </w:p>
    <w:p w:rsidR="00DA66A0" w:rsidRDefault="00DA66A0" w:rsidP="0067649C"/>
    <w:p w:rsidR="00427ED4" w:rsidRDefault="00DA66A0" w:rsidP="00466CE6">
      <w:pPr>
        <w:jc w:val="both"/>
        <w:rPr>
          <w:rFonts w:ascii="Times New Roman" w:hAnsi="Times New Roman" w:cs="Times New Roman"/>
        </w:rPr>
      </w:pPr>
      <w:r w:rsidRPr="00427ED4">
        <w:rPr>
          <w:rFonts w:ascii="Times New Roman" w:hAnsi="Times New Roman" w:cs="Times New Roman"/>
        </w:rPr>
        <w:t>This section describes the resea</w:t>
      </w:r>
      <w:r w:rsidR="00FC145A">
        <w:rPr>
          <w:rFonts w:ascii="Times New Roman" w:hAnsi="Times New Roman" w:cs="Times New Roman"/>
        </w:rPr>
        <w:t xml:space="preserve">rch gap </w:t>
      </w:r>
      <w:r w:rsidR="00FC145A" w:rsidRPr="00FC145A">
        <w:rPr>
          <w:rFonts w:ascii="Times New Roman" w:hAnsi="Times New Roman" w:cs="Times New Roman"/>
        </w:rPr>
        <w:t>that is expected to address in this research</w:t>
      </w:r>
      <w:r w:rsidR="00427ED4" w:rsidRPr="00427ED4">
        <w:rPr>
          <w:rFonts w:ascii="Times New Roman" w:hAnsi="Times New Roman" w:cs="Times New Roman"/>
        </w:rPr>
        <w:t xml:space="preserve">. It also explains the </w:t>
      </w:r>
      <w:r w:rsidRPr="00427ED4">
        <w:rPr>
          <w:rFonts w:ascii="Times New Roman" w:hAnsi="Times New Roman" w:cs="Times New Roman"/>
        </w:rPr>
        <w:t>expected contribution to</w:t>
      </w:r>
      <w:r w:rsidR="00427ED4" w:rsidRPr="00427ED4">
        <w:rPr>
          <w:rFonts w:ascii="Times New Roman" w:hAnsi="Times New Roman" w:cs="Times New Roman"/>
        </w:rPr>
        <w:t xml:space="preserve"> the</w:t>
      </w:r>
      <w:r w:rsidRPr="00427ED4">
        <w:rPr>
          <w:rFonts w:ascii="Times New Roman" w:hAnsi="Times New Roman" w:cs="Times New Roman"/>
        </w:rPr>
        <w:t xml:space="preserve"> research domain. </w:t>
      </w:r>
    </w:p>
    <w:p w:rsidR="00D035DF" w:rsidRDefault="009A0651" w:rsidP="00466CE6">
      <w:pPr>
        <w:jc w:val="both"/>
        <w:rPr>
          <w:rFonts w:ascii="Times New Roman" w:hAnsi="Times New Roman" w:cstheme="minorBidi"/>
        </w:rPr>
      </w:pPr>
      <w:r w:rsidRPr="009A0651">
        <w:rPr>
          <w:rFonts w:ascii="Times New Roman" w:hAnsi="Times New Roman" w:cs="Times New Roman"/>
        </w:rPr>
        <w:t>Situatedness refers to the fact that to which extent agent’s cognitive process is affected by its environment.</w:t>
      </w:r>
      <w:r w:rsidR="005B54CD">
        <w:rPr>
          <w:rFonts w:ascii="Times New Roman" w:hAnsi="Times New Roman" w:cs="Times New Roman"/>
        </w:rPr>
        <w:t xml:space="preserve"> </w:t>
      </w:r>
      <w:r w:rsidR="006B67AD">
        <w:rPr>
          <w:rFonts w:ascii="Times New Roman" w:hAnsi="Times New Roman" w:cs="Times New Roman"/>
        </w:rPr>
        <w:t>Situate</w:t>
      </w:r>
      <w:r w:rsidR="005B54CD">
        <w:rPr>
          <w:rFonts w:ascii="Times New Roman" w:hAnsi="Times New Roman" w:cs="Times New Roman"/>
        </w:rPr>
        <w:t>d</w:t>
      </w:r>
      <w:r w:rsidR="006B67AD">
        <w:rPr>
          <w:rFonts w:ascii="Times New Roman" w:hAnsi="Times New Roman" w:cs="Times New Roman"/>
        </w:rPr>
        <w:t xml:space="preserve">ness also depends with the internal </w:t>
      </w:r>
      <w:r w:rsidR="005B54CD">
        <w:rPr>
          <w:rFonts w:ascii="Times New Roman" w:hAnsi="Times New Roman" w:cs="Times New Roman"/>
        </w:rPr>
        <w:t xml:space="preserve">environment </w:t>
      </w:r>
      <w:r w:rsidR="00ED048D">
        <w:rPr>
          <w:rFonts w:ascii="Times New Roman" w:hAnsi="Times New Roman" w:cs="Times New Roman"/>
        </w:rPr>
        <w:t>condition</w:t>
      </w:r>
      <w:r w:rsidR="005B54CD">
        <w:rPr>
          <w:rFonts w:ascii="Times New Roman" w:hAnsi="Times New Roman" w:cs="Times New Roman"/>
        </w:rPr>
        <w:t>s like energy level. I</w:t>
      </w:r>
      <w:r w:rsidR="006B67AD">
        <w:rPr>
          <w:rFonts w:ascii="Times New Roman" w:hAnsi="Times New Roman" w:cs="Times New Roman"/>
        </w:rPr>
        <w:t>nternal environment</w:t>
      </w:r>
      <w:r w:rsidR="005B54CD">
        <w:rPr>
          <w:rFonts w:ascii="Times New Roman" w:hAnsi="Times New Roman" w:cs="Times New Roman"/>
        </w:rPr>
        <w:t>al parameters</w:t>
      </w:r>
      <w:r w:rsidR="006B67AD">
        <w:rPr>
          <w:rFonts w:ascii="Times New Roman" w:hAnsi="Times New Roman" w:cs="Times New Roman"/>
        </w:rPr>
        <w:t xml:space="preserve"> of </w:t>
      </w:r>
      <w:r w:rsidR="00ED048D">
        <w:rPr>
          <w:rFonts w:ascii="Times New Roman" w:hAnsi="Times New Roman" w:cs="Times New Roman"/>
        </w:rPr>
        <w:t xml:space="preserve">the agent </w:t>
      </w:r>
      <w:r w:rsidR="005B54CD">
        <w:rPr>
          <w:rFonts w:ascii="Times New Roman" w:hAnsi="Times New Roman" w:cs="Times New Roman"/>
        </w:rPr>
        <w:t>were</w:t>
      </w:r>
      <w:r w:rsidR="00ED048D">
        <w:rPr>
          <w:rFonts w:ascii="Times New Roman" w:hAnsi="Times New Roman" w:cs="Times New Roman"/>
        </w:rPr>
        <w:t xml:space="preserve"> not considered in </w:t>
      </w:r>
      <w:r w:rsidR="00466CE6">
        <w:rPr>
          <w:rFonts w:ascii="Times New Roman" w:hAnsi="Times New Roman" w:cs="Times New Roman"/>
        </w:rPr>
        <w:t>modeling existing reactive robotic architectures</w:t>
      </w:r>
      <w:r w:rsidR="005B54CD">
        <w:rPr>
          <w:rFonts w:ascii="Times New Roman" w:hAnsi="Times New Roman" w:cs="Times New Roman"/>
        </w:rPr>
        <w:t>. In this research, energy level was taken as an internal environmental parameter</w:t>
      </w:r>
      <w:r w:rsidR="00D035DF">
        <w:rPr>
          <w:rFonts w:ascii="Times New Roman" w:hAnsi="Times New Roman" w:cstheme="minorBidi"/>
        </w:rPr>
        <w:t>.</w:t>
      </w:r>
      <w:r w:rsidR="00466CE6">
        <w:rPr>
          <w:rFonts w:ascii="Times New Roman" w:hAnsi="Times New Roman" w:cstheme="minorBidi"/>
        </w:rPr>
        <w:t xml:space="preserve"> </w:t>
      </w:r>
      <w:r w:rsidR="00D035DF">
        <w:rPr>
          <w:rFonts w:ascii="Times New Roman" w:hAnsi="Times New Roman" w:cstheme="minorBidi"/>
        </w:rPr>
        <w:t xml:space="preserve">In this robotic architecture, energy level will be </w:t>
      </w:r>
      <w:r w:rsidR="00466CE6">
        <w:rPr>
          <w:rFonts w:ascii="Times New Roman" w:hAnsi="Times New Roman" w:cstheme="minorBidi"/>
        </w:rPr>
        <w:t>given</w:t>
      </w:r>
      <w:r w:rsidR="00D035DF">
        <w:rPr>
          <w:rFonts w:ascii="Times New Roman" w:hAnsi="Times New Roman" w:cstheme="minorBidi"/>
        </w:rPr>
        <w:t xml:space="preserve"> as an input parameter to the system. Energy level will affect the cognitive process of situated robot in th</w:t>
      </w:r>
      <w:r w:rsidR="00466CE6">
        <w:rPr>
          <w:rFonts w:ascii="Times New Roman" w:hAnsi="Times New Roman" w:cstheme="minorBidi"/>
        </w:rPr>
        <w:t>e proposed</w:t>
      </w:r>
      <w:r w:rsidR="00D035DF">
        <w:rPr>
          <w:rFonts w:ascii="Times New Roman" w:hAnsi="Times New Roman" w:cstheme="minorBidi"/>
        </w:rPr>
        <w:t xml:space="preserve"> architecture. </w:t>
      </w:r>
    </w:p>
    <w:p w:rsidR="006B67AD" w:rsidRPr="00D035DF" w:rsidRDefault="00D035DF" w:rsidP="00466CE6">
      <w:pPr>
        <w:jc w:val="both"/>
        <w:rPr>
          <w:rFonts w:ascii="Times New Roman" w:hAnsi="Times New Roman" w:cstheme="minorBidi"/>
        </w:rPr>
      </w:pPr>
      <w:r>
        <w:rPr>
          <w:rFonts w:ascii="Times New Roman" w:hAnsi="Times New Roman" w:cstheme="minorBidi"/>
        </w:rPr>
        <w:t xml:space="preserve">External environmental conditions like temperature indirectly affect the situatedness of an agent. In previous researches, this has not been taken much attention. In this research, temperature will be considered as an external environment </w:t>
      </w:r>
      <w:r w:rsidR="00466CE6">
        <w:rPr>
          <w:rFonts w:ascii="Times New Roman" w:hAnsi="Times New Roman" w:cstheme="minorBidi"/>
        </w:rPr>
        <w:t>parameter.</w:t>
      </w:r>
      <w:r>
        <w:rPr>
          <w:rFonts w:ascii="Times New Roman" w:hAnsi="Times New Roman" w:cstheme="minorBidi"/>
        </w:rPr>
        <w:t xml:space="preserve"> </w:t>
      </w:r>
      <w:r w:rsidR="00466CE6">
        <w:rPr>
          <w:rFonts w:ascii="Times New Roman" w:hAnsi="Times New Roman" w:cstheme="minorBidi"/>
        </w:rPr>
        <w:t>T</w:t>
      </w:r>
      <w:r>
        <w:rPr>
          <w:rFonts w:ascii="Times New Roman" w:hAnsi="Times New Roman" w:cstheme="minorBidi"/>
        </w:rPr>
        <w:t xml:space="preserve">emperature </w:t>
      </w:r>
      <w:r w:rsidR="00466CE6">
        <w:rPr>
          <w:rFonts w:ascii="Times New Roman" w:hAnsi="Times New Roman" w:cstheme="minorBidi"/>
        </w:rPr>
        <w:t xml:space="preserve">of the environment </w:t>
      </w:r>
      <w:r>
        <w:rPr>
          <w:rFonts w:ascii="Times New Roman" w:hAnsi="Times New Roman" w:cstheme="minorBidi"/>
        </w:rPr>
        <w:t>will affect the cognitive process of this proposed</w:t>
      </w:r>
      <w:r w:rsidR="00466CE6">
        <w:rPr>
          <w:rFonts w:ascii="Times New Roman" w:hAnsi="Times New Roman" w:cstheme="minorBidi"/>
        </w:rPr>
        <w:t xml:space="preserve"> architecture</w:t>
      </w:r>
      <w:r>
        <w:rPr>
          <w:rFonts w:ascii="Times New Roman" w:hAnsi="Times New Roman" w:cstheme="minorBidi"/>
        </w:rPr>
        <w:t>.</w:t>
      </w:r>
    </w:p>
    <w:p w:rsidR="00E437B8" w:rsidRPr="00427ED4" w:rsidRDefault="00E437B8" w:rsidP="00466CE6">
      <w:pPr>
        <w:jc w:val="both"/>
        <w:rPr>
          <w:rFonts w:ascii="Times New Roman" w:hAnsi="Times New Roman" w:cs="Times New Roman"/>
        </w:rPr>
      </w:pPr>
      <w:r w:rsidRPr="00427ED4">
        <w:rPr>
          <w:rFonts w:ascii="Times New Roman" w:hAnsi="Times New Roman" w:cs="Times New Roman"/>
        </w:rPr>
        <w:t xml:space="preserve">The existing reactive robotic architectures deviate from bio-inspired implementations. Since human behavior is based on human nervous system, implementations of situatedness should be </w:t>
      </w:r>
      <w:r w:rsidR="00466CE6">
        <w:rPr>
          <w:rFonts w:ascii="Times New Roman" w:hAnsi="Times New Roman" w:cs="Times New Roman"/>
        </w:rPr>
        <w:t>carried out</w:t>
      </w:r>
      <w:r w:rsidRPr="00427ED4">
        <w:rPr>
          <w:rFonts w:ascii="Times New Roman" w:hAnsi="Times New Roman" w:cs="Times New Roman"/>
        </w:rPr>
        <w:t xml:space="preserve"> using neurology based implementation</w:t>
      </w:r>
      <w:r w:rsidR="00D035DF">
        <w:rPr>
          <w:rFonts w:ascii="Times New Roman" w:hAnsi="Times New Roman" w:cs="Times New Roman"/>
        </w:rPr>
        <w:t xml:space="preserve">. In this research, </w:t>
      </w:r>
      <w:r w:rsidR="00466CE6">
        <w:rPr>
          <w:rFonts w:ascii="Times New Roman" w:hAnsi="Times New Roman" w:cs="Times New Roman"/>
        </w:rPr>
        <w:t xml:space="preserve">behavior based reactive robotic architecture will be implemented using </w:t>
      </w:r>
      <w:r w:rsidR="00401501">
        <w:rPr>
          <w:rFonts w:ascii="Times New Roman" w:hAnsi="Times New Roman" w:cs="Times New Roman"/>
        </w:rPr>
        <w:t>neural dynamics</w:t>
      </w:r>
      <w:r w:rsidR="00466CE6">
        <w:rPr>
          <w:rFonts w:ascii="Times New Roman" w:hAnsi="Times New Roman" w:cs="Times New Roman"/>
        </w:rPr>
        <w:t xml:space="preserve">. </w:t>
      </w:r>
    </w:p>
    <w:p w:rsidR="0067649C" w:rsidRPr="0067649C" w:rsidRDefault="0067649C" w:rsidP="0067649C"/>
    <w:p w:rsidR="0067649C" w:rsidRDefault="0067649C" w:rsidP="0067649C">
      <w:pPr>
        <w:pStyle w:val="Heading2"/>
        <w:numPr>
          <w:ilvl w:val="1"/>
          <w:numId w:val="1"/>
        </w:numPr>
      </w:pPr>
      <w:bookmarkStart w:id="8" w:name="_Toc489240149"/>
      <w:r w:rsidRPr="002704AB">
        <w:t>Project goal and objectives</w:t>
      </w:r>
      <w:bookmarkEnd w:id="8"/>
    </w:p>
    <w:p w:rsidR="0067649C" w:rsidRDefault="0067649C" w:rsidP="0067649C"/>
    <w:p w:rsidR="00B0689A" w:rsidRPr="00466CE6" w:rsidRDefault="00B0689A" w:rsidP="00466CE6">
      <w:pPr>
        <w:jc w:val="both"/>
        <w:rPr>
          <w:rFonts w:ascii="Times New Roman" w:hAnsi="Times New Roman" w:cs="Times New Roman"/>
        </w:rPr>
      </w:pPr>
      <w:r w:rsidRPr="00466CE6">
        <w:rPr>
          <w:rFonts w:ascii="Times New Roman" w:hAnsi="Times New Roman" w:cs="Times New Roman"/>
        </w:rPr>
        <w:t xml:space="preserve">Due to the complexity of natural intelligence, it is not an easy task to completely model natural intelligence to robots. </w:t>
      </w:r>
      <w:r w:rsidR="00FE7BA4">
        <w:rPr>
          <w:rFonts w:ascii="Times New Roman" w:hAnsi="Times New Roman" w:cs="Times New Roman"/>
        </w:rPr>
        <w:t xml:space="preserve">Therefore, </w:t>
      </w:r>
      <w:r w:rsidR="00FE7BA4" w:rsidRPr="00FE7BA4">
        <w:rPr>
          <w:rFonts w:ascii="Times New Roman" w:hAnsi="Times New Roman" w:cs="Times New Roman"/>
        </w:rPr>
        <w:t>capabilities of intelligent systems</w:t>
      </w:r>
      <w:r w:rsidRPr="00466CE6">
        <w:rPr>
          <w:rFonts w:ascii="Times New Roman" w:hAnsi="Times New Roman" w:cs="Times New Roman"/>
        </w:rPr>
        <w:t xml:space="preserve"> should </w:t>
      </w:r>
      <w:r w:rsidR="00FE7BA4">
        <w:rPr>
          <w:rFonts w:ascii="Times New Roman" w:hAnsi="Times New Roman" w:cs="Times New Roman"/>
        </w:rPr>
        <w:t xml:space="preserve">be incrementally </w:t>
      </w:r>
      <w:r w:rsidR="00401501">
        <w:rPr>
          <w:rFonts w:ascii="Times New Roman" w:hAnsi="Times New Roman" w:cs="Times New Roman"/>
        </w:rPr>
        <w:t>impleme</w:t>
      </w:r>
      <w:r w:rsidR="00FE7BA4">
        <w:rPr>
          <w:rFonts w:ascii="Times New Roman" w:hAnsi="Times New Roman" w:cs="Times New Roman"/>
        </w:rPr>
        <w:t xml:space="preserve">nted. </w:t>
      </w:r>
      <w:r w:rsidRPr="00466CE6">
        <w:rPr>
          <w:rFonts w:ascii="Times New Roman" w:hAnsi="Times New Roman" w:cs="Times New Roman"/>
        </w:rPr>
        <w:t>Over the years, there have been many research attempts to model natural intelligence for robotics. In recent researches in cognitive science, researchers claim that situated cognition as a main component of behavior based natural intelligence. The main aim of this research project is to propose a conceptual level reactive robotic architecture which extend</w:t>
      </w:r>
      <w:r w:rsidR="00AB5ED9">
        <w:rPr>
          <w:rFonts w:ascii="Times New Roman" w:hAnsi="Times New Roman" w:cs="Times New Roman"/>
        </w:rPr>
        <w:t>s</w:t>
      </w:r>
      <w:r w:rsidRPr="00466CE6">
        <w:rPr>
          <w:rFonts w:ascii="Times New Roman" w:hAnsi="Times New Roman" w:cs="Times New Roman"/>
        </w:rPr>
        <w:t xml:space="preserve"> the </w:t>
      </w:r>
      <w:proofErr w:type="spellStart"/>
      <w:r w:rsidRPr="00466CE6">
        <w:rPr>
          <w:rFonts w:ascii="Times New Roman" w:hAnsi="Times New Roman" w:cs="Times New Roman"/>
        </w:rPr>
        <w:t>situatedness</w:t>
      </w:r>
      <w:proofErr w:type="spellEnd"/>
      <w:r w:rsidRPr="00466CE6">
        <w:rPr>
          <w:rFonts w:ascii="Times New Roman" w:hAnsi="Times New Roman" w:cs="Times New Roman"/>
        </w:rPr>
        <w:t xml:space="preserve"> of reactive robotics</w:t>
      </w:r>
      <w:r w:rsidR="00466CE6">
        <w:rPr>
          <w:rFonts w:ascii="Times New Roman" w:hAnsi="Times New Roman" w:cs="Times New Roman"/>
        </w:rPr>
        <w:t xml:space="preserve"> using computationally plausible methods</w:t>
      </w:r>
      <w:r w:rsidRPr="00466CE6">
        <w:rPr>
          <w:rFonts w:ascii="Times New Roman" w:hAnsi="Times New Roman" w:cs="Times New Roman"/>
        </w:rPr>
        <w:t>.</w:t>
      </w:r>
    </w:p>
    <w:p w:rsidR="00B0689A" w:rsidRPr="00FE7BA4" w:rsidRDefault="00B0689A" w:rsidP="00466CE6">
      <w:pPr>
        <w:jc w:val="both"/>
        <w:rPr>
          <w:rFonts w:ascii="Times New Roman" w:hAnsi="Times New Roman" w:cs="Times New Roman"/>
          <w:b/>
          <w:bCs/>
          <w:sz w:val="24"/>
          <w:szCs w:val="24"/>
        </w:rPr>
      </w:pPr>
      <w:r w:rsidRPr="00FE7BA4">
        <w:rPr>
          <w:rFonts w:ascii="Times New Roman" w:hAnsi="Times New Roman" w:cs="Times New Roman"/>
          <w:b/>
          <w:bCs/>
          <w:sz w:val="24"/>
          <w:szCs w:val="24"/>
        </w:rPr>
        <w:t>Objectives</w:t>
      </w:r>
    </w:p>
    <w:p w:rsidR="00FE7BA4" w:rsidRPr="00FE7BA4" w:rsidRDefault="00FE7BA4" w:rsidP="00FE7BA4">
      <w:pPr>
        <w:pStyle w:val="ListParagraph"/>
        <w:numPr>
          <w:ilvl w:val="0"/>
          <w:numId w:val="17"/>
        </w:numPr>
        <w:rPr>
          <w:rFonts w:ascii="Times New Roman" w:hAnsi="Times New Roman" w:cs="Times New Roman"/>
        </w:rPr>
      </w:pPr>
      <w:r w:rsidRPr="00FE7BA4">
        <w:rPr>
          <w:rFonts w:ascii="Times New Roman" w:hAnsi="Times New Roman" w:cs="Times New Roman"/>
        </w:rPr>
        <w:t xml:space="preserve">Propose a </w:t>
      </w:r>
      <w:r w:rsidR="005018AE">
        <w:rPr>
          <w:rFonts w:ascii="Times New Roman" w:hAnsi="Times New Roman" w:cs="Times New Roman"/>
        </w:rPr>
        <w:t>behavior based</w:t>
      </w:r>
      <w:r w:rsidRPr="00FE7BA4">
        <w:rPr>
          <w:rFonts w:ascii="Times New Roman" w:hAnsi="Times New Roman" w:cs="Times New Roman"/>
        </w:rPr>
        <w:t xml:space="preserve"> reactive architecture</w:t>
      </w:r>
      <w:r w:rsidR="005018AE">
        <w:rPr>
          <w:rFonts w:ascii="Times New Roman" w:hAnsi="Times New Roman" w:cs="Times New Roman"/>
        </w:rPr>
        <w:t xml:space="preserve"> using neural dynamics</w:t>
      </w:r>
    </w:p>
    <w:p w:rsidR="00FC565D" w:rsidRPr="00FE7BA4" w:rsidRDefault="00AB5ED9" w:rsidP="00FE7BA4">
      <w:pPr>
        <w:pStyle w:val="ListParagraph"/>
        <w:numPr>
          <w:ilvl w:val="0"/>
          <w:numId w:val="17"/>
        </w:numPr>
        <w:rPr>
          <w:rFonts w:ascii="Times New Roman" w:hAnsi="Times New Roman" w:cs="Times New Roman"/>
        </w:rPr>
      </w:pPr>
      <w:r>
        <w:rPr>
          <w:rFonts w:ascii="Times New Roman" w:hAnsi="Times New Roman" w:cs="Times New Roman"/>
        </w:rPr>
        <w:t>Determine</w:t>
      </w:r>
      <w:r w:rsidR="00FC565D" w:rsidRPr="00FE7BA4">
        <w:rPr>
          <w:rFonts w:ascii="Times New Roman" w:hAnsi="Times New Roman" w:cs="Times New Roman"/>
        </w:rPr>
        <w:t xml:space="preserve"> the strength of </w:t>
      </w:r>
      <w:r w:rsidR="00FE7BA4" w:rsidRPr="00FE7BA4">
        <w:rPr>
          <w:rFonts w:ascii="Times New Roman" w:hAnsi="Times New Roman" w:cs="Times New Roman"/>
        </w:rPr>
        <w:t>behaviors</w:t>
      </w:r>
      <w:r w:rsidR="00FC565D" w:rsidRPr="00FE7BA4">
        <w:rPr>
          <w:rFonts w:ascii="Times New Roman" w:hAnsi="Times New Roman" w:cs="Times New Roman"/>
        </w:rPr>
        <w:t xml:space="preserve"> using fuzzy integrations</w:t>
      </w:r>
      <w:r w:rsidR="005018AE">
        <w:rPr>
          <w:rFonts w:ascii="Times New Roman" w:hAnsi="Times New Roman" w:cs="Times New Roman"/>
        </w:rPr>
        <w:t xml:space="preserve"> to propose behavior based reactive architecture</w:t>
      </w:r>
    </w:p>
    <w:p w:rsidR="00FE7BA4" w:rsidRPr="00FE7BA4" w:rsidRDefault="00FE7BA4" w:rsidP="00FE7BA4">
      <w:pPr>
        <w:pStyle w:val="ListParagraph"/>
        <w:numPr>
          <w:ilvl w:val="0"/>
          <w:numId w:val="17"/>
        </w:numPr>
        <w:rPr>
          <w:rFonts w:ascii="Times New Roman" w:hAnsi="Times New Roman" w:cs="Times New Roman"/>
        </w:rPr>
      </w:pPr>
      <w:r w:rsidRPr="00FE7BA4">
        <w:rPr>
          <w:rFonts w:ascii="Times New Roman" w:hAnsi="Times New Roman" w:cs="Times New Roman"/>
        </w:rPr>
        <w:t xml:space="preserve">Implement a robot based on </w:t>
      </w:r>
      <w:r w:rsidR="005018AE">
        <w:rPr>
          <w:rFonts w:ascii="Times New Roman" w:hAnsi="Times New Roman" w:cs="Times New Roman"/>
        </w:rPr>
        <w:t>the neuro-fuzzy hybrid</w:t>
      </w:r>
      <w:r w:rsidRPr="00FE7BA4">
        <w:rPr>
          <w:rFonts w:ascii="Times New Roman" w:hAnsi="Times New Roman" w:cs="Times New Roman"/>
        </w:rPr>
        <w:t xml:space="preserve"> architecture to function in a real-world scenario</w:t>
      </w:r>
    </w:p>
    <w:p w:rsidR="00B0689A" w:rsidRPr="00FE7BA4" w:rsidRDefault="00B0689A" w:rsidP="00FE7BA4">
      <w:pPr>
        <w:pStyle w:val="ListParagraph"/>
        <w:numPr>
          <w:ilvl w:val="0"/>
          <w:numId w:val="17"/>
        </w:numPr>
        <w:rPr>
          <w:rFonts w:ascii="Times New Roman" w:hAnsi="Times New Roman" w:cs="Times New Roman"/>
        </w:rPr>
      </w:pPr>
      <w:r w:rsidRPr="00FE7BA4">
        <w:rPr>
          <w:rFonts w:ascii="Times New Roman" w:hAnsi="Times New Roman" w:cs="Times New Roman"/>
        </w:rPr>
        <w:t>Evaluate the performance of the proposed architecture</w:t>
      </w:r>
    </w:p>
    <w:p w:rsidR="0067649C" w:rsidRDefault="0067649C" w:rsidP="0067649C"/>
    <w:p w:rsidR="00280F60" w:rsidRDefault="00280F60" w:rsidP="0067649C"/>
    <w:p w:rsidR="00280F60" w:rsidRDefault="00280F60" w:rsidP="0067649C"/>
    <w:p w:rsidR="00280F60" w:rsidRPr="0067649C" w:rsidRDefault="00280F60" w:rsidP="0067649C"/>
    <w:p w:rsidR="002704AB" w:rsidRDefault="002704AB" w:rsidP="002704AB">
      <w:pPr>
        <w:pStyle w:val="Heading2"/>
        <w:numPr>
          <w:ilvl w:val="1"/>
          <w:numId w:val="1"/>
        </w:numPr>
      </w:pPr>
      <w:bookmarkStart w:id="9" w:name="_Toc489240150"/>
      <w:r>
        <w:lastRenderedPageBreak/>
        <w:t>Research questions</w:t>
      </w:r>
      <w:bookmarkEnd w:id="9"/>
    </w:p>
    <w:p w:rsidR="002704AB" w:rsidRPr="002704AB" w:rsidRDefault="002704AB" w:rsidP="002704AB">
      <w:pPr>
        <w:rPr>
          <w:rFonts w:ascii="Times New Roman" w:hAnsi="Times New Roman" w:cs="Times New Roman"/>
          <w:b/>
          <w:bCs/>
        </w:rPr>
      </w:pPr>
    </w:p>
    <w:p w:rsidR="002704AB" w:rsidRDefault="00A94FA0" w:rsidP="002704AB">
      <w:pPr>
        <w:rPr>
          <w:rFonts w:ascii="Times New Roman" w:hAnsi="Times New Roman" w:cs="Times New Roman"/>
          <w:b/>
          <w:bCs/>
        </w:rPr>
      </w:pPr>
      <w:r>
        <w:rPr>
          <w:rFonts w:ascii="Times New Roman" w:hAnsi="Times New Roman" w:cs="Times New Roman"/>
          <w:b/>
          <w:bCs/>
        </w:rPr>
        <w:t>RQ1</w:t>
      </w:r>
      <w:r w:rsidR="002704AB" w:rsidRPr="002704AB">
        <w:rPr>
          <w:rFonts w:ascii="Times New Roman" w:hAnsi="Times New Roman" w:cs="Times New Roman"/>
          <w:b/>
          <w:bCs/>
        </w:rPr>
        <w:t>: How to enhance the situated</w:t>
      </w:r>
      <w:r w:rsidR="005018AE">
        <w:rPr>
          <w:rFonts w:ascii="Times New Roman" w:hAnsi="Times New Roman" w:cs="Times New Roman"/>
          <w:b/>
          <w:bCs/>
        </w:rPr>
        <w:t>ness</w:t>
      </w:r>
      <w:r w:rsidR="002704AB" w:rsidRPr="002704AB">
        <w:rPr>
          <w:rFonts w:ascii="Times New Roman" w:hAnsi="Times New Roman" w:cs="Times New Roman"/>
          <w:b/>
          <w:bCs/>
        </w:rPr>
        <w:t xml:space="preserve"> of robots by incorporating both internal and external features of its situated environment</w:t>
      </w:r>
      <w:r w:rsidR="005018AE">
        <w:rPr>
          <w:rFonts w:ascii="Times New Roman" w:hAnsi="Times New Roman" w:cs="Times New Roman"/>
          <w:b/>
          <w:bCs/>
        </w:rPr>
        <w:t xml:space="preserve"> using fuzzy integrations</w:t>
      </w:r>
      <w:r w:rsidR="002704AB" w:rsidRPr="002704AB">
        <w:rPr>
          <w:rFonts w:ascii="Times New Roman" w:hAnsi="Times New Roman" w:cs="Times New Roman"/>
          <w:b/>
          <w:bCs/>
        </w:rPr>
        <w:t>?</w:t>
      </w:r>
    </w:p>
    <w:p w:rsidR="005018AE" w:rsidRPr="005018AE" w:rsidRDefault="005018AE" w:rsidP="005018AE">
      <w:pPr>
        <w:jc w:val="both"/>
        <w:rPr>
          <w:rFonts w:ascii="Times New Roman" w:hAnsi="Times New Roman" w:cs="Times New Roman"/>
        </w:rPr>
      </w:pPr>
      <w:r>
        <w:rPr>
          <w:rFonts w:ascii="Times New Roman" w:hAnsi="Times New Roman" w:cs="Times New Roman"/>
        </w:rPr>
        <w:t>Internal</w:t>
      </w:r>
      <w:r w:rsidRPr="005018AE">
        <w:rPr>
          <w:rFonts w:ascii="Times New Roman" w:hAnsi="Times New Roman" w:cs="Times New Roman"/>
        </w:rPr>
        <w:t xml:space="preserve"> features are features that are directly related to the situated task like </w:t>
      </w:r>
      <w:r>
        <w:rPr>
          <w:rFonts w:ascii="Times New Roman" w:hAnsi="Times New Roman" w:cs="Times New Roman"/>
        </w:rPr>
        <w:t>energy level</w:t>
      </w:r>
      <w:r w:rsidRPr="005018AE">
        <w:rPr>
          <w:rFonts w:ascii="Times New Roman" w:hAnsi="Times New Roman" w:cs="Times New Roman"/>
        </w:rPr>
        <w:t xml:space="preserve">. </w:t>
      </w:r>
      <w:r>
        <w:rPr>
          <w:rFonts w:ascii="Times New Roman" w:hAnsi="Times New Roman" w:cs="Times New Roman"/>
        </w:rPr>
        <w:t>External</w:t>
      </w:r>
      <w:r w:rsidRPr="005018AE">
        <w:rPr>
          <w:rFonts w:ascii="Times New Roman" w:hAnsi="Times New Roman" w:cs="Times New Roman"/>
        </w:rPr>
        <w:t xml:space="preserve"> features are features that are indirectly and ubiquitously related to the situated task like </w:t>
      </w:r>
      <w:r w:rsidR="00315F46">
        <w:rPr>
          <w:rFonts w:ascii="Times New Roman" w:hAnsi="Times New Roman" w:cs="Times New Roman"/>
        </w:rPr>
        <w:t xml:space="preserve">temperature, </w:t>
      </w:r>
      <w:r w:rsidRPr="005018AE">
        <w:rPr>
          <w:rFonts w:ascii="Times New Roman" w:hAnsi="Times New Roman" w:cs="Times New Roman"/>
        </w:rPr>
        <w:t>social presence,</w:t>
      </w:r>
      <w:r w:rsidR="00315F46">
        <w:rPr>
          <w:rFonts w:ascii="Times New Roman" w:hAnsi="Times New Roman" w:cs="Times New Roman"/>
        </w:rPr>
        <w:t xml:space="preserve"> </w:t>
      </w:r>
      <w:r w:rsidRPr="005018AE">
        <w:rPr>
          <w:rFonts w:ascii="Times New Roman" w:hAnsi="Times New Roman" w:cs="Times New Roman"/>
        </w:rPr>
        <w:t>light, air, and sound conditions.</w:t>
      </w:r>
      <w:r>
        <w:rPr>
          <w:rFonts w:ascii="Times New Roman" w:hAnsi="Times New Roman" w:cs="Times New Roman"/>
        </w:rPr>
        <w:t xml:space="preserve"> </w:t>
      </w:r>
      <w:r w:rsidR="00315F46">
        <w:rPr>
          <w:rFonts w:ascii="Times New Roman" w:hAnsi="Times New Roman" w:cs="Times New Roman"/>
        </w:rPr>
        <w:t>According to the internal and external environment conditions</w:t>
      </w:r>
      <w:r w:rsidR="00897A20">
        <w:rPr>
          <w:rFonts w:ascii="Times New Roman" w:hAnsi="Times New Roman" w:cs="Times New Roman"/>
        </w:rPr>
        <w:t>, strength of the behavior should be changed.</w:t>
      </w:r>
      <w:r w:rsidR="00315F46">
        <w:rPr>
          <w:rFonts w:ascii="Times New Roman" w:hAnsi="Times New Roman" w:cs="Times New Roman"/>
        </w:rPr>
        <w:t xml:space="preserve"> </w:t>
      </w:r>
      <w:r w:rsidR="00897A20">
        <w:rPr>
          <w:rFonts w:ascii="Times New Roman" w:hAnsi="Times New Roman" w:cs="Times New Roman"/>
        </w:rPr>
        <w:t xml:space="preserve">In this research, the question “How to incorporate these parameters to behaviors using </w:t>
      </w:r>
      <w:r w:rsidRPr="005018AE">
        <w:rPr>
          <w:rFonts w:ascii="Times New Roman" w:hAnsi="Times New Roman" w:cs="Times New Roman"/>
        </w:rPr>
        <w:t>fuzzy integrations</w:t>
      </w:r>
      <w:r w:rsidR="00897A20">
        <w:rPr>
          <w:rFonts w:ascii="Times New Roman" w:hAnsi="Times New Roman" w:cs="Times New Roman"/>
        </w:rPr>
        <w:t>?” will be answered</w:t>
      </w:r>
      <w:r w:rsidRPr="005018AE">
        <w:rPr>
          <w:rFonts w:ascii="Times New Roman" w:hAnsi="Times New Roman" w:cs="Times New Roman"/>
        </w:rPr>
        <w:t>. This can be also used to enhance the internal energy management features of reactive robotics by introducing energy saving behaviors.</w:t>
      </w:r>
    </w:p>
    <w:p w:rsidR="002704AB" w:rsidRPr="002704AB" w:rsidRDefault="002704AB" w:rsidP="002704AB">
      <w:pPr>
        <w:rPr>
          <w:rFonts w:ascii="Times New Roman" w:hAnsi="Times New Roman" w:cs="Times New Roman"/>
          <w:b/>
          <w:bCs/>
        </w:rPr>
      </w:pPr>
    </w:p>
    <w:p w:rsidR="002704AB" w:rsidRDefault="00A94FA0" w:rsidP="002704AB">
      <w:pPr>
        <w:rPr>
          <w:rFonts w:ascii="Times New Roman" w:hAnsi="Times New Roman" w:cs="Times New Roman"/>
        </w:rPr>
      </w:pPr>
      <w:r>
        <w:rPr>
          <w:rFonts w:ascii="Times New Roman" w:hAnsi="Times New Roman" w:cs="Times New Roman"/>
          <w:b/>
          <w:bCs/>
        </w:rPr>
        <w:t>RQ2</w:t>
      </w:r>
      <w:r w:rsidR="002704AB" w:rsidRPr="002704AB">
        <w:rPr>
          <w:rFonts w:ascii="Times New Roman" w:hAnsi="Times New Roman" w:cs="Times New Roman"/>
          <w:b/>
          <w:bCs/>
        </w:rPr>
        <w:t>: How to naturalize the reactive robotic architectur</w:t>
      </w:r>
      <w:r w:rsidR="00897A20">
        <w:rPr>
          <w:rFonts w:ascii="Times New Roman" w:hAnsi="Times New Roman" w:cs="Times New Roman"/>
          <w:b/>
          <w:bCs/>
        </w:rPr>
        <w:t xml:space="preserve">e with neurologically plausible </w:t>
      </w:r>
      <w:r w:rsidR="002704AB" w:rsidRPr="002704AB">
        <w:rPr>
          <w:rFonts w:ascii="Times New Roman" w:hAnsi="Times New Roman" w:cs="Times New Roman"/>
          <w:b/>
          <w:bCs/>
        </w:rPr>
        <w:t>computational approach</w:t>
      </w:r>
      <w:r w:rsidR="002704AB" w:rsidRPr="002704AB">
        <w:rPr>
          <w:rFonts w:ascii="Times New Roman" w:hAnsi="Times New Roman" w:cs="Times New Roman"/>
        </w:rPr>
        <w:t>?</w:t>
      </w:r>
    </w:p>
    <w:p w:rsidR="00280F60" w:rsidRPr="00280F60" w:rsidRDefault="005018AE" w:rsidP="00280F60">
      <w:pPr>
        <w:jc w:val="both"/>
        <w:rPr>
          <w:rFonts w:ascii="Times New Roman" w:hAnsi="Times New Roman" w:cs="Times New Roman"/>
        </w:rPr>
      </w:pPr>
      <w:r w:rsidRPr="005018AE">
        <w:rPr>
          <w:rFonts w:ascii="Times New Roman" w:hAnsi="Times New Roman" w:cs="Times New Roman"/>
        </w:rPr>
        <w:t xml:space="preserve">Although reactive robots are implemented based on biological behaviors of animals like insects, the existing reactive robotic architectures deviate from bio-inspired implementations. Since </w:t>
      </w:r>
      <w:r>
        <w:rPr>
          <w:rFonts w:ascii="Times New Roman" w:hAnsi="Times New Roman" w:cs="Times New Roman"/>
        </w:rPr>
        <w:t xml:space="preserve">natural intelligence is based on a neuron </w:t>
      </w:r>
      <w:r w:rsidRPr="005018AE">
        <w:rPr>
          <w:rFonts w:ascii="Times New Roman" w:hAnsi="Times New Roman" w:cs="Times New Roman"/>
        </w:rPr>
        <w:t>system, implementations of situatedness should be approached using neurology based implementation.</w:t>
      </w:r>
      <w:r w:rsidR="00280F60">
        <w:rPr>
          <w:rFonts w:ascii="Times New Roman" w:hAnsi="Times New Roman" w:cs="Times New Roman"/>
        </w:rPr>
        <w:t xml:space="preserve"> </w:t>
      </w:r>
    </w:p>
    <w:p w:rsidR="00280F60" w:rsidRPr="002704AB" w:rsidRDefault="00280F60" w:rsidP="002704AB"/>
    <w:p w:rsidR="002704AB" w:rsidRDefault="00E15547" w:rsidP="00E15547">
      <w:pPr>
        <w:pStyle w:val="Heading2"/>
        <w:numPr>
          <w:ilvl w:val="1"/>
          <w:numId w:val="1"/>
        </w:numPr>
      </w:pPr>
      <w:bookmarkStart w:id="10" w:name="_Toc489240151"/>
      <w:r w:rsidRPr="002704AB">
        <w:t xml:space="preserve">Research </w:t>
      </w:r>
      <w:r w:rsidR="00396A88">
        <w:t>Methodology</w:t>
      </w:r>
      <w:bookmarkEnd w:id="10"/>
    </w:p>
    <w:p w:rsidR="0067649C" w:rsidRDefault="0067649C" w:rsidP="0067649C"/>
    <w:p w:rsidR="00A963C1" w:rsidRPr="00A963C1" w:rsidRDefault="001E22A9" w:rsidP="00A963C1">
      <w:pPr>
        <w:jc w:val="both"/>
        <w:rPr>
          <w:rFonts w:ascii="Times New Roman" w:hAnsi="Times New Roman" w:cs="Times New Roman"/>
        </w:rPr>
      </w:pPr>
      <w:r>
        <w:rPr>
          <w:rFonts w:ascii="Times New Roman" w:hAnsi="Times New Roman" w:cs="Times New Roman"/>
        </w:rPr>
        <w:t>It is important to note that, i</w:t>
      </w:r>
      <w:r w:rsidR="00792E6D" w:rsidRPr="00792E6D">
        <w:rPr>
          <w:rFonts w:ascii="Times New Roman" w:hAnsi="Times New Roman" w:cs="Times New Roman"/>
        </w:rPr>
        <w:t>n modeling behavior based situated robotics</w:t>
      </w:r>
      <w:r w:rsidR="00A963C1">
        <w:rPr>
          <w:rFonts w:ascii="Times New Roman" w:hAnsi="Times New Roman" w:cs="Times New Roman"/>
        </w:rPr>
        <w:t>,</w:t>
      </w:r>
      <w:r w:rsidR="00792E6D" w:rsidRPr="00792E6D">
        <w:rPr>
          <w:rFonts w:ascii="Times New Roman" w:hAnsi="Times New Roman" w:cs="Times New Roman"/>
        </w:rPr>
        <w:t xml:space="preserve"> </w:t>
      </w:r>
      <w:r w:rsidR="00792E6D" w:rsidRPr="00A963C1">
        <w:rPr>
          <w:rFonts w:ascii="Times New Roman" w:hAnsi="Times New Roman" w:cs="Times New Roman"/>
          <w:i/>
          <w:iCs/>
        </w:rPr>
        <w:t>Dynamic Filed Theory</w:t>
      </w:r>
      <w:r w:rsidR="00A963C1">
        <w:rPr>
          <w:rFonts w:ascii="Times New Roman" w:hAnsi="Times New Roman" w:cs="Times New Roman"/>
        </w:rPr>
        <w:t xml:space="preserve"> which is neural dynamic framework for sensory-motor applications</w:t>
      </w:r>
      <w:r w:rsidR="00792E6D" w:rsidRPr="00792E6D">
        <w:rPr>
          <w:rFonts w:ascii="Times New Roman" w:hAnsi="Times New Roman" w:cs="Times New Roman"/>
        </w:rPr>
        <w:t xml:space="preserve"> has given better results in recent researches [12]. In </w:t>
      </w:r>
      <w:r>
        <w:rPr>
          <w:rFonts w:ascii="Times New Roman" w:hAnsi="Times New Roman" w:cs="Times New Roman"/>
        </w:rPr>
        <w:t xml:space="preserve">our </w:t>
      </w:r>
      <w:r w:rsidR="00792E6D" w:rsidRPr="00792E6D">
        <w:rPr>
          <w:rFonts w:ascii="Times New Roman" w:hAnsi="Times New Roman" w:cs="Times New Roman"/>
        </w:rPr>
        <w:t xml:space="preserve">research, </w:t>
      </w:r>
      <w:r>
        <w:rPr>
          <w:rFonts w:ascii="Times New Roman" w:hAnsi="Times New Roman" w:cs="Times New Roman"/>
        </w:rPr>
        <w:t>this neural dynamic framework</w:t>
      </w:r>
      <w:r w:rsidR="00792E6D" w:rsidRPr="00792E6D">
        <w:rPr>
          <w:rFonts w:ascii="Times New Roman" w:hAnsi="Times New Roman" w:cs="Times New Roman"/>
        </w:rPr>
        <w:t xml:space="preserve"> </w:t>
      </w:r>
      <w:r w:rsidR="00A963C1">
        <w:rPr>
          <w:rFonts w:ascii="Times New Roman" w:hAnsi="Times New Roman" w:cs="Times New Roman"/>
        </w:rPr>
        <w:t xml:space="preserve">will be used </w:t>
      </w:r>
      <w:r w:rsidR="00792E6D" w:rsidRPr="00792E6D">
        <w:rPr>
          <w:rFonts w:ascii="Times New Roman" w:hAnsi="Times New Roman" w:cs="Times New Roman"/>
        </w:rPr>
        <w:t xml:space="preserve">to find the desired behavior to achieve the goal. Even though </w:t>
      </w:r>
      <w:r w:rsidR="00A963C1">
        <w:rPr>
          <w:rFonts w:ascii="Times New Roman" w:hAnsi="Times New Roman" w:cs="Times New Roman"/>
        </w:rPr>
        <w:t>it is possible to</w:t>
      </w:r>
      <w:r w:rsidR="00792E6D" w:rsidRPr="00792E6D">
        <w:rPr>
          <w:rFonts w:ascii="Times New Roman" w:hAnsi="Times New Roman" w:cs="Times New Roman"/>
        </w:rPr>
        <w:t xml:space="preserve"> find the desired behavior using </w:t>
      </w:r>
      <w:r>
        <w:rPr>
          <w:rFonts w:ascii="Times New Roman" w:hAnsi="Times New Roman" w:cs="Times New Roman"/>
        </w:rPr>
        <w:t>neural dynamics</w:t>
      </w:r>
      <w:r w:rsidR="00DA0D59">
        <w:rPr>
          <w:rFonts w:ascii="Times New Roman" w:hAnsi="Times New Roman" w:cs="Times New Roman"/>
        </w:rPr>
        <w:t xml:space="preserve">, </w:t>
      </w:r>
      <w:r w:rsidR="00792E6D" w:rsidRPr="00792E6D">
        <w:rPr>
          <w:rFonts w:ascii="Times New Roman" w:hAnsi="Times New Roman" w:cs="Times New Roman"/>
        </w:rPr>
        <w:t xml:space="preserve">other internal and external environment conditions affect the strength of the behavior. </w:t>
      </w:r>
      <w:r w:rsidR="00792E6D" w:rsidRPr="00DA0D59">
        <w:rPr>
          <w:rFonts w:ascii="Times New Roman" w:hAnsi="Times New Roman" w:cs="Times New Roman"/>
        </w:rPr>
        <w:t>These internal and extern</w:t>
      </w:r>
      <w:r w:rsidR="00DA0D59">
        <w:rPr>
          <w:rFonts w:ascii="Times New Roman" w:hAnsi="Times New Roman" w:cs="Times New Roman"/>
        </w:rPr>
        <w:t xml:space="preserve">al factors </w:t>
      </w:r>
      <w:r w:rsidR="00792E6D" w:rsidRPr="00DA0D59">
        <w:rPr>
          <w:rFonts w:ascii="Times New Roman" w:hAnsi="Times New Roman" w:cs="Times New Roman"/>
        </w:rPr>
        <w:t>which are not directly related to goal seeking also considered in this architecture.</w:t>
      </w:r>
      <w:r w:rsidR="00DA0D59" w:rsidRPr="00DA0D59">
        <w:rPr>
          <w:rFonts w:ascii="Times New Roman" w:hAnsi="Times New Roman" w:cs="Times New Roman"/>
        </w:rPr>
        <w:t xml:space="preserve"> In this research approach temperature will be considered as the external environment condition while considering energy level as the internal condition.</w:t>
      </w:r>
      <w:r w:rsidR="00DA0D59">
        <w:t xml:space="preserve"> </w:t>
      </w:r>
      <w:r w:rsidR="00792E6D" w:rsidRPr="00792E6D">
        <w:rPr>
          <w:rFonts w:ascii="Times New Roman" w:hAnsi="Times New Roman" w:cs="Times New Roman"/>
        </w:rPr>
        <w:t>After finding the desired behavior using neural dynamics, based on the other internal and external environmental conditions the strength of the behavior will be determined using fuzzy integrations.</w:t>
      </w:r>
      <w:r w:rsidR="00792E6D">
        <w:rPr>
          <w:rFonts w:ascii="Times New Roman" w:hAnsi="Times New Roman" w:cs="Times New Roman"/>
        </w:rPr>
        <w:t xml:space="preserve"> </w:t>
      </w:r>
      <w:r w:rsidR="00A963C1">
        <w:rPr>
          <w:rFonts w:ascii="Times New Roman" w:hAnsi="Times New Roman" w:cs="Times New Roman"/>
        </w:rPr>
        <w:t>Hence, t</w:t>
      </w:r>
      <w:r w:rsidR="00792E6D">
        <w:rPr>
          <w:rFonts w:ascii="Times New Roman" w:hAnsi="Times New Roman" w:cs="Times New Roman"/>
        </w:rPr>
        <w:t xml:space="preserve">he resulting system will be a neuro-fuzzy hybrid system.  </w:t>
      </w:r>
      <w:r w:rsidR="00A963C1">
        <w:rPr>
          <w:rFonts w:ascii="Times New Roman" w:hAnsi="Times New Roman" w:cs="Times New Roman"/>
        </w:rPr>
        <w:t>The below section explains the research approach in a more structur</w:t>
      </w:r>
      <w:r w:rsidR="00DA0D59">
        <w:rPr>
          <w:rFonts w:ascii="Times New Roman" w:hAnsi="Times New Roman" w:cs="Times New Roman"/>
        </w:rPr>
        <w:t>ed</w:t>
      </w:r>
      <w:r w:rsidR="00A963C1">
        <w:rPr>
          <w:rFonts w:ascii="Times New Roman" w:hAnsi="Times New Roman" w:cs="Times New Roman"/>
        </w:rPr>
        <w:t xml:space="preserve"> manner. </w:t>
      </w:r>
    </w:p>
    <w:p w:rsidR="0067649C" w:rsidRDefault="00792E6D" w:rsidP="0067649C">
      <w:pPr>
        <w:rPr>
          <w:rFonts w:ascii="Times New Roman" w:hAnsi="Times New Roman" w:cs="Times New Roman"/>
          <w:b/>
          <w:bCs/>
        </w:rPr>
      </w:pPr>
      <w:r>
        <w:rPr>
          <w:rFonts w:ascii="Times New Roman" w:hAnsi="Times New Roman" w:cs="Times New Roman"/>
          <w:b/>
          <w:bCs/>
        </w:rPr>
        <w:t xml:space="preserve">Phase I </w:t>
      </w:r>
      <w:r w:rsidRPr="00792E6D">
        <w:rPr>
          <w:rFonts w:ascii="Times New Roman" w:hAnsi="Times New Roman" w:cs="Times New Roman"/>
          <w:b/>
          <w:bCs/>
        </w:rPr>
        <w:t xml:space="preserve">- </w:t>
      </w:r>
      <w:r w:rsidR="0067649C" w:rsidRPr="00792E6D">
        <w:rPr>
          <w:rFonts w:ascii="Times New Roman" w:hAnsi="Times New Roman" w:cs="Times New Roman"/>
          <w:b/>
          <w:bCs/>
        </w:rPr>
        <w:t>Complete the structure of the robot</w:t>
      </w:r>
    </w:p>
    <w:p w:rsidR="00A963C1" w:rsidRPr="00A963C1" w:rsidRDefault="00DA0D59" w:rsidP="00DF2946">
      <w:pPr>
        <w:jc w:val="both"/>
        <w:rPr>
          <w:rFonts w:ascii="Times New Roman" w:hAnsi="Times New Roman" w:cs="Times New Roman"/>
        </w:rPr>
      </w:pPr>
      <w:r>
        <w:rPr>
          <w:rFonts w:ascii="Times New Roman" w:hAnsi="Times New Roman" w:cs="Times New Roman"/>
        </w:rPr>
        <w:t xml:space="preserve">In this phase, </w:t>
      </w:r>
      <w:r w:rsidR="002D6026">
        <w:rPr>
          <w:rFonts w:ascii="Times New Roman" w:hAnsi="Times New Roman" w:cs="Times New Roman"/>
        </w:rPr>
        <w:t xml:space="preserve">completing the structure of the robot, </w:t>
      </w:r>
      <w:r>
        <w:rPr>
          <w:rFonts w:ascii="Times New Roman" w:hAnsi="Times New Roman" w:cs="Times New Roman"/>
        </w:rPr>
        <w:t xml:space="preserve">assembling the sensory-motor parts, interfacing circuits will be </w:t>
      </w:r>
      <w:r w:rsidR="002D6026">
        <w:rPr>
          <w:rFonts w:ascii="Times New Roman" w:hAnsi="Times New Roman" w:cs="Times New Roman"/>
        </w:rPr>
        <w:t xml:space="preserve">carried out. </w:t>
      </w:r>
      <w:r>
        <w:rPr>
          <w:rFonts w:ascii="Times New Roman" w:hAnsi="Times New Roman" w:cs="Times New Roman"/>
        </w:rPr>
        <w:t xml:space="preserve">   </w:t>
      </w:r>
    </w:p>
    <w:p w:rsidR="0067649C" w:rsidRDefault="00792E6D" w:rsidP="00DF2946">
      <w:pPr>
        <w:jc w:val="both"/>
        <w:rPr>
          <w:rFonts w:ascii="Times New Roman" w:hAnsi="Times New Roman" w:cs="Times New Roman"/>
          <w:b/>
          <w:bCs/>
        </w:rPr>
      </w:pPr>
      <w:r w:rsidRPr="00792E6D">
        <w:rPr>
          <w:rFonts w:ascii="Times New Roman" w:hAnsi="Times New Roman" w:cs="Times New Roman"/>
          <w:b/>
          <w:bCs/>
        </w:rPr>
        <w:t xml:space="preserve">Phase II - </w:t>
      </w:r>
      <w:r w:rsidR="0067649C" w:rsidRPr="00792E6D">
        <w:rPr>
          <w:rFonts w:ascii="Times New Roman" w:hAnsi="Times New Roman" w:cs="Times New Roman"/>
          <w:b/>
          <w:bCs/>
        </w:rPr>
        <w:t>Implement the subsumption architecture using</w:t>
      </w:r>
      <w:r w:rsidRPr="00792E6D">
        <w:rPr>
          <w:rFonts w:ascii="Times New Roman" w:hAnsi="Times New Roman" w:cs="Times New Roman"/>
          <w:b/>
          <w:bCs/>
        </w:rPr>
        <w:t xml:space="preserve"> python threads on raspberry pi</w:t>
      </w:r>
    </w:p>
    <w:p w:rsidR="00A963C1" w:rsidRPr="00A963C1" w:rsidRDefault="002D6026" w:rsidP="00DF2946">
      <w:pPr>
        <w:jc w:val="both"/>
        <w:rPr>
          <w:rFonts w:ascii="Times New Roman" w:hAnsi="Times New Roman" w:cs="Times New Roman"/>
        </w:rPr>
      </w:pPr>
      <w:r>
        <w:rPr>
          <w:rFonts w:ascii="Times New Roman" w:hAnsi="Times New Roman" w:cs="Times New Roman"/>
        </w:rPr>
        <w:t xml:space="preserve">In this phase, subsumption architecture based obstacle avoidance robot will be implemented </w:t>
      </w:r>
      <w:r w:rsidRPr="002D6026">
        <w:rPr>
          <w:rFonts w:ascii="Times New Roman" w:hAnsi="Times New Roman" w:cs="Times New Roman"/>
        </w:rPr>
        <w:t xml:space="preserve">using python threads </w:t>
      </w:r>
      <w:r>
        <w:rPr>
          <w:rFonts w:ascii="Times New Roman" w:hAnsi="Times New Roman" w:cs="Times New Roman"/>
        </w:rPr>
        <w:t>and tested.</w:t>
      </w:r>
    </w:p>
    <w:p w:rsidR="0067649C" w:rsidRDefault="00792E6D" w:rsidP="00DF2946">
      <w:pPr>
        <w:jc w:val="both"/>
        <w:rPr>
          <w:rFonts w:ascii="Times New Roman" w:hAnsi="Times New Roman" w:cs="Times New Roman"/>
          <w:b/>
          <w:bCs/>
        </w:rPr>
      </w:pPr>
      <w:r w:rsidRPr="00792E6D">
        <w:rPr>
          <w:rFonts w:ascii="Times New Roman" w:hAnsi="Times New Roman" w:cs="Times New Roman"/>
          <w:b/>
          <w:bCs/>
        </w:rPr>
        <w:t xml:space="preserve">Phase III - </w:t>
      </w:r>
      <w:r w:rsidR="0067649C" w:rsidRPr="00792E6D">
        <w:rPr>
          <w:rFonts w:ascii="Times New Roman" w:hAnsi="Times New Roman" w:cs="Times New Roman"/>
          <w:b/>
          <w:bCs/>
        </w:rPr>
        <w:t xml:space="preserve">Integrate fuzzy controllers to </w:t>
      </w:r>
      <w:r w:rsidR="00897A20" w:rsidRPr="00792E6D">
        <w:rPr>
          <w:rFonts w:ascii="Times New Roman" w:hAnsi="Times New Roman" w:cs="Times New Roman"/>
          <w:b/>
          <w:bCs/>
        </w:rPr>
        <w:t>behaviors</w:t>
      </w:r>
      <w:r w:rsidR="0067649C" w:rsidRPr="00792E6D">
        <w:rPr>
          <w:rFonts w:ascii="Times New Roman" w:hAnsi="Times New Roman" w:cs="Times New Roman"/>
          <w:b/>
          <w:bCs/>
        </w:rPr>
        <w:t xml:space="preserve"> wi</w:t>
      </w:r>
      <w:r w:rsidRPr="00792E6D">
        <w:rPr>
          <w:rFonts w:ascii="Times New Roman" w:hAnsi="Times New Roman" w:cs="Times New Roman"/>
          <w:b/>
          <w:bCs/>
        </w:rPr>
        <w:t>th energy level and temperature</w:t>
      </w:r>
    </w:p>
    <w:p w:rsidR="00A963C1" w:rsidRPr="00A963C1" w:rsidRDefault="002D6026" w:rsidP="00DF2946">
      <w:pPr>
        <w:jc w:val="both"/>
        <w:rPr>
          <w:rFonts w:ascii="Times New Roman" w:hAnsi="Times New Roman" w:cs="Times New Roman"/>
        </w:rPr>
      </w:pPr>
      <w:r>
        <w:rPr>
          <w:rFonts w:ascii="Times New Roman" w:hAnsi="Times New Roman" w:cs="Times New Roman"/>
        </w:rPr>
        <w:t xml:space="preserve">In this phase, to incorporate energy level and temperature </w:t>
      </w:r>
      <w:r w:rsidR="00033BD6">
        <w:rPr>
          <w:rFonts w:ascii="Times New Roman" w:hAnsi="Times New Roman" w:cs="Times New Roman"/>
        </w:rPr>
        <w:t xml:space="preserve">to the behaviors, a fuzzy controller will be designed and implemented. </w:t>
      </w:r>
    </w:p>
    <w:p w:rsidR="0067649C" w:rsidRDefault="00792E6D" w:rsidP="00DF2946">
      <w:pPr>
        <w:jc w:val="both"/>
        <w:rPr>
          <w:rFonts w:ascii="Times New Roman" w:hAnsi="Times New Roman" w:cs="Times New Roman"/>
          <w:b/>
          <w:bCs/>
        </w:rPr>
      </w:pPr>
      <w:r w:rsidRPr="00792E6D">
        <w:rPr>
          <w:rFonts w:ascii="Times New Roman" w:hAnsi="Times New Roman" w:cs="Times New Roman"/>
          <w:b/>
          <w:bCs/>
        </w:rPr>
        <w:lastRenderedPageBreak/>
        <w:t xml:space="preserve">Phase IV - </w:t>
      </w:r>
      <w:r w:rsidR="0067649C" w:rsidRPr="00792E6D">
        <w:rPr>
          <w:rFonts w:ascii="Times New Roman" w:hAnsi="Times New Roman" w:cs="Times New Roman"/>
          <w:b/>
          <w:bCs/>
        </w:rPr>
        <w:t>Replace subsumption architecture w</w:t>
      </w:r>
      <w:r w:rsidRPr="00792E6D">
        <w:rPr>
          <w:rFonts w:ascii="Times New Roman" w:hAnsi="Times New Roman" w:cs="Times New Roman"/>
          <w:b/>
          <w:bCs/>
        </w:rPr>
        <w:t>ith neural dynamic architecture</w:t>
      </w:r>
    </w:p>
    <w:p w:rsidR="00A963C1" w:rsidRPr="00A963C1" w:rsidRDefault="00033BD6" w:rsidP="00DF2946">
      <w:pPr>
        <w:jc w:val="both"/>
        <w:rPr>
          <w:rFonts w:ascii="Times New Roman" w:hAnsi="Times New Roman" w:cs="Times New Roman"/>
        </w:rPr>
      </w:pPr>
      <w:r w:rsidRPr="00033BD6">
        <w:rPr>
          <w:rFonts w:ascii="Times New Roman" w:hAnsi="Times New Roman" w:cs="Times New Roman"/>
        </w:rPr>
        <w:t xml:space="preserve">In this phase, </w:t>
      </w:r>
      <w:r>
        <w:rPr>
          <w:rFonts w:ascii="Times New Roman" w:hAnsi="Times New Roman" w:cs="Times New Roman"/>
        </w:rPr>
        <w:t>behavior based reactive robotic architecture using neural dynamics will be implemented and subsumption architecture will be replaced from the proposed architecture. The resulting system will be a neuro-fuzzy hybrid system.</w:t>
      </w:r>
    </w:p>
    <w:p w:rsidR="00064ED0" w:rsidRDefault="0067649C" w:rsidP="00DF2946">
      <w:pPr>
        <w:jc w:val="both"/>
        <w:rPr>
          <w:rFonts w:ascii="Times New Roman" w:hAnsi="Times New Roman" w:cs="Times New Roman"/>
          <w:b/>
          <w:bCs/>
        </w:rPr>
      </w:pPr>
      <w:r w:rsidRPr="00792E6D">
        <w:rPr>
          <w:rFonts w:ascii="Times New Roman" w:hAnsi="Times New Roman" w:cs="Times New Roman"/>
          <w:b/>
          <w:bCs/>
        </w:rPr>
        <w:t>Phase V</w:t>
      </w:r>
      <w:r w:rsidR="00792E6D" w:rsidRPr="00792E6D">
        <w:rPr>
          <w:rFonts w:ascii="Times New Roman" w:hAnsi="Times New Roman" w:cs="Times New Roman"/>
          <w:b/>
          <w:bCs/>
        </w:rPr>
        <w:t xml:space="preserve"> - </w:t>
      </w:r>
      <w:r w:rsidRPr="00792E6D">
        <w:rPr>
          <w:rFonts w:ascii="Times New Roman" w:hAnsi="Times New Roman" w:cs="Times New Roman"/>
          <w:b/>
          <w:bCs/>
        </w:rPr>
        <w:t>Integrate computer vision</w:t>
      </w:r>
    </w:p>
    <w:p w:rsidR="00DF2946" w:rsidRPr="00DF2946" w:rsidRDefault="00DF2946" w:rsidP="00DF2946">
      <w:pPr>
        <w:jc w:val="both"/>
        <w:rPr>
          <w:rFonts w:ascii="Times New Roman" w:hAnsi="Times New Roman" w:cs="Times New Roman"/>
        </w:rPr>
      </w:pPr>
      <w:r w:rsidRPr="00DF2946">
        <w:rPr>
          <w:rFonts w:ascii="Times New Roman" w:hAnsi="Times New Roman" w:cs="Times New Roman"/>
        </w:rPr>
        <w:t>In th</w:t>
      </w:r>
      <w:r>
        <w:rPr>
          <w:rFonts w:ascii="Times New Roman" w:hAnsi="Times New Roman" w:cs="Times New Roman"/>
        </w:rPr>
        <w:t xml:space="preserve">is phase, computer vision will be integrated to the robot to find the lines and avoid obstacles more accurately. </w:t>
      </w:r>
    </w:p>
    <w:p w:rsidR="00792E6D" w:rsidRPr="002704AB" w:rsidRDefault="00792E6D" w:rsidP="002704AB"/>
    <w:p w:rsidR="0067649C" w:rsidRDefault="00E15547" w:rsidP="0067649C">
      <w:pPr>
        <w:pStyle w:val="Heading2"/>
        <w:numPr>
          <w:ilvl w:val="1"/>
          <w:numId w:val="1"/>
        </w:numPr>
      </w:pPr>
      <w:bookmarkStart w:id="11" w:name="_Toc489240152"/>
      <w:r w:rsidRPr="002704AB">
        <w:t xml:space="preserve">Scope </w:t>
      </w:r>
      <w:r w:rsidR="002704AB">
        <w:t>and D</w:t>
      </w:r>
      <w:r w:rsidRPr="002704AB">
        <w:t>elimitations</w:t>
      </w:r>
      <w:bookmarkEnd w:id="11"/>
    </w:p>
    <w:p w:rsidR="0067649C" w:rsidRDefault="0067649C" w:rsidP="0067649C"/>
    <w:p w:rsidR="00346408" w:rsidRPr="00346408" w:rsidRDefault="003E5519" w:rsidP="00346408">
      <w:pPr>
        <w:jc w:val="both"/>
        <w:rPr>
          <w:rFonts w:ascii="Times New Roman" w:hAnsi="Times New Roman" w:cs="Times New Roman"/>
        </w:rPr>
      </w:pPr>
      <w:r>
        <w:rPr>
          <w:rFonts w:ascii="Times New Roman" w:hAnsi="Times New Roman" w:cs="Times New Roman"/>
        </w:rPr>
        <w:t>T</w:t>
      </w:r>
      <w:r w:rsidR="00346408">
        <w:rPr>
          <w:rFonts w:ascii="Times New Roman" w:hAnsi="Times New Roman" w:cs="Times New Roman"/>
        </w:rPr>
        <w:t>his section describe</w:t>
      </w:r>
      <w:r>
        <w:rPr>
          <w:rFonts w:ascii="Times New Roman" w:hAnsi="Times New Roman" w:cs="Times New Roman"/>
        </w:rPr>
        <w:t>s</w:t>
      </w:r>
      <w:r w:rsidR="00346408">
        <w:rPr>
          <w:rFonts w:ascii="Times New Roman" w:hAnsi="Times New Roman" w:cs="Times New Roman"/>
        </w:rPr>
        <w:t xml:space="preserve"> the scope of the project and delimitations. </w:t>
      </w:r>
      <w:r w:rsidR="00B0689A" w:rsidRPr="00DF2946">
        <w:rPr>
          <w:rFonts w:ascii="Times New Roman" w:hAnsi="Times New Roman" w:cs="Times New Roman"/>
        </w:rPr>
        <w:t>This research project will b</w:t>
      </w:r>
      <w:r w:rsidR="00DF2946">
        <w:rPr>
          <w:rFonts w:ascii="Times New Roman" w:hAnsi="Times New Roman" w:cs="Times New Roman"/>
        </w:rPr>
        <w:t>e carried out in two main parts.</w:t>
      </w:r>
      <w:r w:rsidR="004A4954">
        <w:rPr>
          <w:rFonts w:ascii="Times New Roman" w:hAnsi="Times New Roman" w:cs="Times New Roman"/>
        </w:rPr>
        <w:t xml:space="preserve"> In the</w:t>
      </w:r>
      <w:r w:rsidR="00346408">
        <w:rPr>
          <w:rFonts w:ascii="Times New Roman" w:hAnsi="Times New Roman" w:cs="Times New Roman"/>
        </w:rPr>
        <w:t xml:space="preserve"> first part of the research, enhancing the situated</w:t>
      </w:r>
      <w:r>
        <w:rPr>
          <w:rFonts w:ascii="Times New Roman" w:hAnsi="Times New Roman" w:cs="Times New Roman"/>
        </w:rPr>
        <w:t>ness</w:t>
      </w:r>
      <w:r w:rsidR="00346408">
        <w:rPr>
          <w:rFonts w:ascii="Times New Roman" w:hAnsi="Times New Roman" w:cs="Times New Roman"/>
        </w:rPr>
        <w:t xml:space="preserve"> of reactive robotic architecture by incorporating internal and external environmental conditions will be carried out. </w:t>
      </w:r>
      <w:r w:rsidR="00346408" w:rsidRPr="00346408">
        <w:rPr>
          <w:rFonts w:ascii="Times New Roman" w:hAnsi="Times New Roman" w:cs="Times New Roman"/>
        </w:rPr>
        <w:t xml:space="preserve">External </w:t>
      </w:r>
      <w:r w:rsidR="00346408">
        <w:rPr>
          <w:rFonts w:ascii="Times New Roman" w:hAnsi="Times New Roman" w:cs="Times New Roman"/>
        </w:rPr>
        <w:t>conditions are environmental conditions</w:t>
      </w:r>
      <w:r w:rsidR="00346408" w:rsidRPr="00346408">
        <w:rPr>
          <w:rFonts w:ascii="Times New Roman" w:hAnsi="Times New Roman" w:cs="Times New Roman"/>
        </w:rPr>
        <w:t xml:space="preserve"> that are indirectly and ubiquitously related to the situated task like temperature, social presence, light, air, and sound conditions. </w:t>
      </w:r>
      <w:r w:rsidR="00346408">
        <w:rPr>
          <w:rFonts w:ascii="Times New Roman" w:hAnsi="Times New Roman" w:cs="Times New Roman"/>
        </w:rPr>
        <w:t>Internal conditions can be energy level, processing power etc. In this research, our scope is limited to</w:t>
      </w:r>
      <w:r>
        <w:rPr>
          <w:rFonts w:ascii="Times New Roman" w:hAnsi="Times New Roman" w:cs="Times New Roman"/>
        </w:rPr>
        <w:t xml:space="preserve"> </w:t>
      </w:r>
      <w:r w:rsidR="00A736D0">
        <w:rPr>
          <w:rFonts w:ascii="Times New Roman" w:hAnsi="Times New Roman" w:cs="Times New Roman"/>
        </w:rPr>
        <w:t>address the</w:t>
      </w:r>
      <w:r w:rsidR="00401501">
        <w:rPr>
          <w:rFonts w:ascii="Times New Roman" w:hAnsi="Times New Roman" w:cs="Times New Roman"/>
        </w:rPr>
        <w:t xml:space="preserve"> </w:t>
      </w:r>
      <w:r w:rsidR="00A736D0">
        <w:rPr>
          <w:rFonts w:ascii="Times New Roman" w:hAnsi="Times New Roman" w:cs="Times New Roman"/>
        </w:rPr>
        <w:t xml:space="preserve">cognitive process of the robot with </w:t>
      </w:r>
      <w:r w:rsidR="00346408">
        <w:rPr>
          <w:rFonts w:ascii="Times New Roman" w:hAnsi="Times New Roman" w:cs="Times New Roman"/>
        </w:rPr>
        <w:t xml:space="preserve">energy level and temperature of the robot. </w:t>
      </w:r>
    </w:p>
    <w:p w:rsidR="00346408" w:rsidRDefault="00346408" w:rsidP="00966AC2">
      <w:pPr>
        <w:jc w:val="both"/>
        <w:rPr>
          <w:rFonts w:ascii="Times New Roman" w:hAnsi="Times New Roman" w:cs="Times New Roman"/>
        </w:rPr>
      </w:pPr>
      <w:r w:rsidRPr="00966AC2">
        <w:rPr>
          <w:rFonts w:ascii="Times New Roman" w:hAnsi="Times New Roman" w:cs="Times New Roman"/>
        </w:rPr>
        <w:t xml:space="preserve">In second part of the research, implementing a situated cognitive architecture using neural dynamics will be carried out. </w:t>
      </w:r>
      <w:r w:rsidR="00966AC2">
        <w:rPr>
          <w:rFonts w:ascii="Times New Roman" w:hAnsi="Times New Roman" w:cs="Times New Roman"/>
        </w:rPr>
        <w:t xml:space="preserve">Objects in the robot arena will be a selected set of objects and only the location of these objects in the environment can be </w:t>
      </w:r>
      <w:r w:rsidR="003E5519">
        <w:rPr>
          <w:rFonts w:ascii="Times New Roman" w:hAnsi="Times New Roman" w:cs="Times New Roman"/>
        </w:rPr>
        <w:t>changed</w:t>
      </w:r>
      <w:r w:rsidR="00966AC2">
        <w:rPr>
          <w:rFonts w:ascii="Times New Roman" w:hAnsi="Times New Roman" w:cs="Times New Roman"/>
        </w:rPr>
        <w:t xml:space="preserve">. When the positions of the objects are changed, robot should be </w:t>
      </w:r>
      <w:r w:rsidR="003E5519">
        <w:rPr>
          <w:rFonts w:ascii="Times New Roman" w:hAnsi="Times New Roman" w:cs="Times New Roman"/>
        </w:rPr>
        <w:t xml:space="preserve">still </w:t>
      </w:r>
      <w:r w:rsidR="00966AC2">
        <w:rPr>
          <w:rFonts w:ascii="Times New Roman" w:hAnsi="Times New Roman" w:cs="Times New Roman"/>
        </w:rPr>
        <w:t>able to complete the goal.</w:t>
      </w:r>
    </w:p>
    <w:p w:rsidR="00280F60" w:rsidRDefault="00966AC2" w:rsidP="003E5519">
      <w:pPr>
        <w:jc w:val="both"/>
        <w:rPr>
          <w:rFonts w:ascii="Times New Roman" w:hAnsi="Times New Roman" w:cs="Times New Roman"/>
        </w:rPr>
      </w:pPr>
      <w:r>
        <w:rPr>
          <w:rFonts w:ascii="Times New Roman" w:hAnsi="Times New Roman" w:cs="Times New Roman"/>
        </w:rPr>
        <w:t xml:space="preserve">There are learning methods like reinforcement learning, instar leaning, available in dynamic field theory </w:t>
      </w:r>
      <w:r w:rsidR="00401501">
        <w:rPr>
          <w:rFonts w:ascii="Times New Roman" w:hAnsi="Times New Roman" w:cs="Times New Roman"/>
        </w:rPr>
        <w:t xml:space="preserve">framework. In </w:t>
      </w:r>
      <w:r>
        <w:rPr>
          <w:rFonts w:ascii="Times New Roman" w:hAnsi="Times New Roman" w:cs="Times New Roman"/>
        </w:rPr>
        <w:t xml:space="preserve">our scope learning methods will not be considered. A predefined activation field will be used to </w:t>
      </w:r>
      <w:r w:rsidR="003E5519">
        <w:rPr>
          <w:rFonts w:ascii="Times New Roman" w:hAnsi="Times New Roman" w:cs="Times New Roman"/>
        </w:rPr>
        <w:t xml:space="preserve">find the activated behavior. </w:t>
      </w:r>
    </w:p>
    <w:p w:rsidR="00280F60" w:rsidRPr="003E5519" w:rsidRDefault="00280F60" w:rsidP="003E5519">
      <w:pPr>
        <w:jc w:val="both"/>
        <w:rPr>
          <w:rFonts w:ascii="Times New Roman" w:hAnsi="Times New Roman" w:cs="Times New Roman"/>
        </w:rPr>
      </w:pPr>
    </w:p>
    <w:p w:rsidR="00897A20" w:rsidRDefault="00897A20" w:rsidP="00897A20">
      <w:pPr>
        <w:pStyle w:val="Heading2"/>
        <w:numPr>
          <w:ilvl w:val="1"/>
          <w:numId w:val="1"/>
        </w:numPr>
      </w:pPr>
      <w:bookmarkStart w:id="12" w:name="_Toc489240153"/>
      <w:r>
        <w:t>Significance of the research</w:t>
      </w:r>
      <w:bookmarkEnd w:id="12"/>
    </w:p>
    <w:p w:rsidR="00897A20" w:rsidRDefault="00897A20" w:rsidP="00897A20"/>
    <w:p w:rsidR="00897A20" w:rsidRPr="006E34D5" w:rsidRDefault="00897A20" w:rsidP="00897A20">
      <w:pPr>
        <w:pStyle w:val="ListParagraph"/>
        <w:numPr>
          <w:ilvl w:val="0"/>
          <w:numId w:val="18"/>
        </w:numPr>
        <w:rPr>
          <w:rFonts w:ascii="Times New Roman" w:hAnsi="Times New Roman" w:cs="Times New Roman"/>
          <w:b/>
          <w:bCs/>
        </w:rPr>
      </w:pPr>
      <w:r w:rsidRPr="006E34D5">
        <w:rPr>
          <w:rFonts w:ascii="Times New Roman" w:hAnsi="Times New Roman" w:cs="Times New Roman"/>
          <w:b/>
          <w:bCs/>
        </w:rPr>
        <w:t>Robot autonomy in unknown environments</w:t>
      </w:r>
    </w:p>
    <w:p w:rsidR="00897A20" w:rsidRPr="00897A20" w:rsidRDefault="00897A20" w:rsidP="00897A20">
      <w:pPr>
        <w:ind w:left="720"/>
        <w:jc w:val="both"/>
        <w:rPr>
          <w:rFonts w:ascii="Times New Roman" w:hAnsi="Times New Roman" w:cs="Times New Roman"/>
        </w:rPr>
      </w:pPr>
      <w:r w:rsidRPr="00897A20">
        <w:rPr>
          <w:rFonts w:ascii="Times New Roman" w:hAnsi="Times New Roman" w:cs="Times New Roman"/>
        </w:rPr>
        <w:t>If we could be able to model the proposed architecture, it can be used to implement robots which can function in unknown environments.</w:t>
      </w:r>
    </w:p>
    <w:p w:rsidR="00897A20" w:rsidRPr="006E34D5" w:rsidRDefault="00897A20" w:rsidP="00897A20">
      <w:pPr>
        <w:pStyle w:val="ListParagraph"/>
        <w:numPr>
          <w:ilvl w:val="0"/>
          <w:numId w:val="18"/>
        </w:numPr>
        <w:rPr>
          <w:rFonts w:ascii="Times New Roman" w:hAnsi="Times New Roman" w:cs="Times New Roman"/>
          <w:b/>
          <w:bCs/>
        </w:rPr>
      </w:pPr>
      <w:r w:rsidRPr="006E34D5">
        <w:rPr>
          <w:rFonts w:ascii="Times New Roman" w:hAnsi="Times New Roman" w:cs="Times New Roman"/>
          <w:b/>
          <w:bCs/>
        </w:rPr>
        <w:t>Human-Robot relationship</w:t>
      </w:r>
    </w:p>
    <w:p w:rsidR="00897A20" w:rsidRPr="00897A20" w:rsidRDefault="00897A20" w:rsidP="00897A20">
      <w:pPr>
        <w:ind w:left="720"/>
        <w:jc w:val="both"/>
        <w:rPr>
          <w:rFonts w:ascii="Times New Roman" w:hAnsi="Times New Roman" w:cs="Times New Roman"/>
        </w:rPr>
      </w:pPr>
      <w:r w:rsidRPr="00897A20">
        <w:rPr>
          <w:rFonts w:ascii="Times New Roman" w:hAnsi="Times New Roman" w:cs="Times New Roman"/>
        </w:rPr>
        <w:t>This research will be a step towards modeling an important capability of human intelligence. This research will help to build human alike robots in future. It helps to increase the human-robot relationship.</w:t>
      </w:r>
    </w:p>
    <w:p w:rsidR="00897A20" w:rsidRPr="006E34D5" w:rsidRDefault="00897A20" w:rsidP="00897A20">
      <w:pPr>
        <w:pStyle w:val="ListParagraph"/>
        <w:numPr>
          <w:ilvl w:val="0"/>
          <w:numId w:val="18"/>
        </w:numPr>
        <w:rPr>
          <w:rFonts w:ascii="Times New Roman" w:hAnsi="Times New Roman" w:cs="Times New Roman"/>
          <w:b/>
          <w:bCs/>
        </w:rPr>
      </w:pPr>
      <w:r w:rsidRPr="006E34D5">
        <w:rPr>
          <w:rFonts w:ascii="Times New Roman" w:hAnsi="Times New Roman" w:cs="Times New Roman"/>
          <w:b/>
          <w:bCs/>
        </w:rPr>
        <w:t>Cognitive replacements for human in future</w:t>
      </w:r>
    </w:p>
    <w:p w:rsidR="00897A20" w:rsidRDefault="00897A20" w:rsidP="00897A20">
      <w:pPr>
        <w:ind w:left="720"/>
        <w:jc w:val="both"/>
        <w:rPr>
          <w:rFonts w:ascii="Times New Roman" w:hAnsi="Times New Roman" w:cs="Times New Roman"/>
        </w:rPr>
      </w:pPr>
      <w:r w:rsidRPr="00897A20">
        <w:rPr>
          <w:rFonts w:ascii="Times New Roman" w:hAnsi="Times New Roman" w:cs="Times New Roman"/>
        </w:rPr>
        <w:t>In future, if researchers could be able to build completely intelligent robots, it will help to reduce the work load of human being.</w:t>
      </w:r>
    </w:p>
    <w:p w:rsidR="006E7430" w:rsidRDefault="006E7430" w:rsidP="00897A20">
      <w:pPr>
        <w:ind w:left="720"/>
        <w:jc w:val="both"/>
        <w:rPr>
          <w:rFonts w:ascii="Times New Roman" w:hAnsi="Times New Roman" w:cs="Times New Roman"/>
        </w:rPr>
      </w:pPr>
    </w:p>
    <w:p w:rsidR="006E7430" w:rsidRPr="00897A20" w:rsidRDefault="006E7430" w:rsidP="00897A20">
      <w:pPr>
        <w:ind w:left="720"/>
        <w:jc w:val="both"/>
        <w:rPr>
          <w:rFonts w:ascii="Times New Roman" w:hAnsi="Times New Roman" w:cs="Times New Roman"/>
        </w:rPr>
      </w:pPr>
    </w:p>
    <w:p w:rsidR="00897A20" w:rsidRPr="006E34D5" w:rsidRDefault="00897A20" w:rsidP="00897A20">
      <w:pPr>
        <w:pStyle w:val="ListParagraph"/>
        <w:numPr>
          <w:ilvl w:val="0"/>
          <w:numId w:val="18"/>
        </w:numPr>
        <w:rPr>
          <w:rFonts w:ascii="Times New Roman" w:hAnsi="Times New Roman" w:cs="Times New Roman"/>
          <w:b/>
          <w:bCs/>
        </w:rPr>
      </w:pPr>
      <w:r w:rsidRPr="006E34D5">
        <w:rPr>
          <w:rFonts w:ascii="Times New Roman" w:hAnsi="Times New Roman" w:cs="Times New Roman"/>
          <w:b/>
          <w:bCs/>
        </w:rPr>
        <w:lastRenderedPageBreak/>
        <w:t>Adaptive robotics</w:t>
      </w:r>
    </w:p>
    <w:p w:rsidR="00897A20" w:rsidRPr="00897A20" w:rsidRDefault="00897A20" w:rsidP="00897A20">
      <w:pPr>
        <w:ind w:left="720"/>
        <w:jc w:val="both"/>
        <w:rPr>
          <w:rFonts w:ascii="Times New Roman" w:hAnsi="Times New Roman" w:cs="Times New Roman"/>
        </w:rPr>
      </w:pPr>
      <w:r w:rsidRPr="00897A20">
        <w:rPr>
          <w:rFonts w:ascii="Times New Roman" w:hAnsi="Times New Roman" w:cs="Times New Roman"/>
        </w:rPr>
        <w:t>If we could be able to address latent features such as energy level of robot it will be a contribution towards adaptive robotics</w:t>
      </w:r>
    </w:p>
    <w:p w:rsidR="005E70F4" w:rsidRPr="0067649C" w:rsidRDefault="005E70F4" w:rsidP="0067649C"/>
    <w:p w:rsidR="006E34D5" w:rsidRDefault="002704AB" w:rsidP="006E34D5">
      <w:pPr>
        <w:pStyle w:val="Heading2"/>
        <w:numPr>
          <w:ilvl w:val="1"/>
          <w:numId w:val="1"/>
        </w:numPr>
      </w:pPr>
      <w:bookmarkStart w:id="13" w:name="_Toc489240154"/>
      <w:r>
        <w:t>Project Timeline</w:t>
      </w:r>
      <w:bookmarkEnd w:id="13"/>
    </w:p>
    <w:p w:rsidR="006E34D5" w:rsidRPr="006E34D5" w:rsidRDefault="006E34D5" w:rsidP="006E34D5"/>
    <w:p w:rsidR="006E34D5" w:rsidRPr="006E34D5" w:rsidRDefault="006E34D5" w:rsidP="006E34D5">
      <w:r>
        <w:rPr>
          <w:noProof/>
        </w:rPr>
        <w:drawing>
          <wp:inline distT="0" distB="0" distL="0" distR="0" wp14:anchorId="281896CC" wp14:editId="0E3546A9">
            <wp:extent cx="6116061" cy="232011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15" cy="2321884"/>
                    </a:xfrm>
                    <a:prstGeom prst="rect">
                      <a:avLst/>
                    </a:prstGeom>
                  </pic:spPr>
                </pic:pic>
              </a:graphicData>
            </a:graphic>
          </wp:inline>
        </w:drawing>
      </w:r>
    </w:p>
    <w:p w:rsidR="006E34D5" w:rsidRPr="006E34D5" w:rsidRDefault="006E34D5" w:rsidP="006E34D5">
      <w:pPr>
        <w:rPr>
          <w:rFonts w:ascii="Times New Roman" w:hAnsi="Times New Roman" w:cs="Times New Roman"/>
          <w:b/>
          <w:bCs/>
        </w:rPr>
      </w:pPr>
      <w:r w:rsidRPr="006E34D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2880436" wp14:editId="37164982">
                <wp:simplePos x="0" y="0"/>
                <wp:positionH relativeFrom="column">
                  <wp:posOffset>1834989</wp:posOffset>
                </wp:positionH>
                <wp:positionV relativeFrom="paragraph">
                  <wp:posOffset>10795</wp:posOffset>
                </wp:positionV>
                <wp:extent cx="95250" cy="105410"/>
                <wp:effectExtent l="0" t="0" r="0" b="8890"/>
                <wp:wrapNone/>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05410"/>
                        </a:xfrm>
                        <a:prstGeom prst="rect">
                          <a:avLst/>
                        </a:prstGeom>
                        <a:solidFill>
                          <a:schemeClr val="accent5">
                            <a:lumMod val="75000"/>
                            <a:lumOff val="0"/>
                          </a:schemeClr>
                        </a:solidFill>
                        <a:ln>
                          <a:noFill/>
                        </a:ln>
                        <a:effectLst/>
                        <a:extLst>
                          <a:ext uri="{91240B29-F687-4F45-9708-019B960494DF}">
                            <a14:hiddenLine xmlns:a14="http://schemas.microsoft.com/office/drawing/2010/main" w="12700">
                              <a:solidFill>
                                <a:schemeClr val="accent5">
                                  <a:lumMod val="100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CB98C" id="Rectangle 4" o:spid="_x0000_s1026" style="position:absolute;margin-left:144.5pt;margin-top:.85pt;width:7.5pt;height:8.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" fillcolor="#2e74b5 [2408]" stroked="f" strokecolor="#5b9bd5 [3208]" strokeweight="1pt">
                <v:shadow color="#1f4d78 [1608]" offset="1pt"/>
              </v:rect>
            </w:pict>
          </mc:Fallback>
        </mc:AlternateContent>
      </w:r>
      <w:r w:rsidRPr="006E34D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6CC38F6" wp14:editId="23B21979">
                <wp:simplePos x="0" y="0"/>
                <wp:positionH relativeFrom="column">
                  <wp:posOffset>3190240</wp:posOffset>
                </wp:positionH>
                <wp:positionV relativeFrom="paragraph">
                  <wp:posOffset>32859</wp:posOffset>
                </wp:positionV>
                <wp:extent cx="95250" cy="105410"/>
                <wp:effectExtent l="0" t="0" r="0" b="889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05410"/>
                        </a:xfrm>
                        <a:prstGeom prst="rect">
                          <a:avLst/>
                        </a:prstGeom>
                        <a:solidFill>
                          <a:schemeClr val="accent6">
                            <a:lumMod val="60000"/>
                            <a:lumOff val="40000"/>
                          </a:schemeClr>
                        </a:solidFill>
                        <a:ln>
                          <a:noFill/>
                        </a:ln>
                        <a:effectLst/>
                        <a:extLst>
                          <a:ext uri="{91240B29-F687-4F45-9708-019B960494DF}">
                            <a14:hiddenLine xmlns:a14="http://schemas.microsoft.com/office/drawing/2010/main" w="12700">
                              <a:solidFill>
                                <a:schemeClr val="accent5">
                                  <a:lumMod val="100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302B3" id="Rectangle 5" o:spid="_x0000_s1026" style="position:absolute;margin-left:251.2pt;margin-top:2.6pt;width:7.5pt;height:8.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" fillcolor="#a8d08d [1945]" stroked="f" strokecolor="#5b9bd5 [3208]" strokeweight="1pt">
                <v:shadow color="#1f4d78 [1608]" offset="1pt"/>
              </v:rect>
            </w:pict>
          </mc:Fallback>
        </mc:AlternateContent>
      </w:r>
      <w:r w:rsidRPr="006E34D5">
        <w:rPr>
          <w:rFonts w:ascii="Times New Roman" w:hAnsi="Times New Roman" w:cs="Times New Roman"/>
        </w:rPr>
        <w:tab/>
      </w:r>
      <w:r w:rsidRPr="006E34D5">
        <w:rPr>
          <w:rFonts w:ascii="Times New Roman" w:hAnsi="Times New Roman" w:cs="Times New Roman"/>
        </w:rPr>
        <w:tab/>
      </w:r>
      <w:r w:rsidRPr="006E34D5">
        <w:rPr>
          <w:rFonts w:ascii="Times New Roman" w:hAnsi="Times New Roman" w:cs="Times New Roman"/>
        </w:rPr>
        <w:tab/>
      </w:r>
      <w:r w:rsidRPr="006E34D5">
        <w:rPr>
          <w:rFonts w:ascii="Times New Roman" w:hAnsi="Times New Roman" w:cs="Times New Roman"/>
          <w:b/>
          <w:bCs/>
        </w:rPr>
        <w:t xml:space="preserve">                  Completed</w:t>
      </w:r>
      <w:r w:rsidRPr="006E34D5">
        <w:rPr>
          <w:rFonts w:ascii="Times New Roman" w:hAnsi="Times New Roman" w:cs="Times New Roman"/>
          <w:b/>
          <w:bCs/>
        </w:rPr>
        <w:tab/>
        <w:t xml:space="preserve">                  To be completed</w:t>
      </w:r>
    </w:p>
    <w:p w:rsidR="006E34D5" w:rsidRPr="006E34D5" w:rsidRDefault="006E34D5" w:rsidP="006E34D5">
      <w:pPr>
        <w:pStyle w:val="Heading4"/>
        <w:jc w:val="center"/>
        <w:rPr>
          <w:ins w:id="14" w:author="Nisal Padukka" w:date="2017-05-01T23:22:00Z"/>
        </w:rPr>
      </w:pPr>
      <w:bookmarkStart w:id="15" w:name="_Toc489240168"/>
      <w:r w:rsidRPr="006E34D5">
        <w:t>Table 1: Project Timeline</w:t>
      </w:r>
      <w:bookmarkEnd w:id="15"/>
    </w:p>
    <w:p w:rsidR="00B913B7" w:rsidRDefault="00B913B7" w:rsidP="00E15547">
      <w:pPr>
        <w:rPr>
          <w:rFonts w:ascii="Times New Roman" w:hAnsi="Times New Roman" w:cs="Times New Roman"/>
          <w:sz w:val="28"/>
          <w:szCs w:val="28"/>
        </w:rPr>
      </w:pPr>
    </w:p>
    <w:p w:rsidR="00897A20" w:rsidRDefault="00897A20"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049BB" w:rsidRDefault="00B049BB" w:rsidP="00E15547">
      <w:pPr>
        <w:rPr>
          <w:rFonts w:ascii="Times New Roman" w:hAnsi="Times New Roman" w:cs="Times New Roman"/>
          <w:sz w:val="28"/>
          <w:szCs w:val="28"/>
        </w:rPr>
      </w:pPr>
    </w:p>
    <w:p w:rsidR="00B913B7" w:rsidRDefault="00B913B7" w:rsidP="002704AB">
      <w:pPr>
        <w:pStyle w:val="Heading1"/>
      </w:pPr>
      <w:bookmarkStart w:id="16" w:name="_Toc489240155"/>
      <w:r>
        <w:lastRenderedPageBreak/>
        <w:t>Chapter 2</w:t>
      </w:r>
      <w:bookmarkEnd w:id="16"/>
    </w:p>
    <w:p w:rsidR="002704AB" w:rsidRDefault="002704AB" w:rsidP="002704AB">
      <w:pPr>
        <w:pStyle w:val="Heading2"/>
      </w:pPr>
    </w:p>
    <w:p w:rsidR="00E15547" w:rsidRDefault="002704AB" w:rsidP="002704AB">
      <w:pPr>
        <w:pStyle w:val="Heading2"/>
      </w:pPr>
      <w:bookmarkStart w:id="17" w:name="_Toc489240156"/>
      <w:r>
        <w:t xml:space="preserve">1. </w:t>
      </w:r>
      <w:r w:rsidR="00E15547" w:rsidRPr="00E15547">
        <w:t>Literature review</w:t>
      </w:r>
      <w:bookmarkEnd w:id="17"/>
    </w:p>
    <w:p w:rsidR="00064ED0" w:rsidRDefault="00064ED0" w:rsidP="00064ED0"/>
    <w:p w:rsidR="009C2449" w:rsidRPr="00D14988" w:rsidRDefault="006979F2" w:rsidP="002A3150">
      <w:pPr>
        <w:pStyle w:val="Heading3"/>
        <w:numPr>
          <w:ilvl w:val="1"/>
          <w:numId w:val="22"/>
        </w:numPr>
        <w:spacing w:line="360" w:lineRule="auto"/>
      </w:pPr>
      <w:r>
        <w:t xml:space="preserve"> </w:t>
      </w:r>
      <w:bookmarkStart w:id="18" w:name="_Toc489240157"/>
      <w:r w:rsidR="005E70F4" w:rsidRPr="00D14988">
        <w:t>Robotic Paradigms</w:t>
      </w:r>
      <w:bookmarkEnd w:id="18"/>
    </w:p>
    <w:p w:rsidR="009C2449" w:rsidRPr="005E70F4" w:rsidRDefault="009C2449" w:rsidP="005E70F4">
      <w:pPr>
        <w:jc w:val="both"/>
        <w:rPr>
          <w:rFonts w:ascii="Times New Roman" w:hAnsi="Times New Roman" w:cs="Times New Roman"/>
        </w:rPr>
      </w:pPr>
      <w:r w:rsidRPr="005E70F4">
        <w:rPr>
          <w:rFonts w:ascii="Times New Roman" w:hAnsi="Times New Roman" w:cs="Times New Roman"/>
        </w:rPr>
        <w:t>A paradigm is a philosophy or set of assumptions and techniques which characterize</w:t>
      </w:r>
      <w:r w:rsidR="00A736D0">
        <w:rPr>
          <w:rFonts w:ascii="Times New Roman" w:hAnsi="Times New Roman" w:cs="Times New Roman"/>
        </w:rPr>
        <w:t>s</w:t>
      </w:r>
      <w:r w:rsidRPr="005E70F4">
        <w:rPr>
          <w:rFonts w:ascii="Times New Roman" w:hAnsi="Times New Roman" w:cs="Times New Roman"/>
        </w:rPr>
        <w:t xml:space="preserve"> an approach to a class of problems [10]. Robotic paradigm can be described by the relationship between sense, plan and act. Currently there are three paradigms for organizing intelligence in robots - Hierarchical, Reactive, and Hybrid Deliberative/Reactive.</w:t>
      </w:r>
    </w:p>
    <w:p w:rsidR="009C2449" w:rsidRPr="005E70F4" w:rsidRDefault="009C2449" w:rsidP="009C2449">
      <w:pPr>
        <w:rPr>
          <w:rFonts w:ascii="Times New Roman" w:hAnsi="Times New Roman" w:cs="Times New Roman"/>
          <w:b/>
          <w:bCs/>
        </w:rPr>
      </w:pPr>
      <w:r w:rsidRPr="005E70F4">
        <w:rPr>
          <w:rFonts w:ascii="Times New Roman" w:hAnsi="Times New Roman" w:cs="Times New Roman"/>
          <w:b/>
          <w:bCs/>
        </w:rPr>
        <w:t>Hierarchical Paradigm</w:t>
      </w:r>
    </w:p>
    <w:p w:rsidR="009C2449" w:rsidRPr="005E70F4" w:rsidRDefault="009C2449" w:rsidP="006979F2">
      <w:pPr>
        <w:jc w:val="both"/>
        <w:rPr>
          <w:rFonts w:ascii="Times New Roman" w:hAnsi="Times New Roman" w:cs="Times New Roman"/>
        </w:rPr>
      </w:pPr>
      <w:r w:rsidRPr="005E70F4">
        <w:rPr>
          <w:rFonts w:ascii="Times New Roman" w:hAnsi="Times New Roman" w:cs="Times New Roman"/>
        </w:rPr>
        <w:t>The Hierarchical Paradigm is the oldest paradigm used in robotic design and it works in three stages. In Hierarchical Paradigm, the robot senses the world, plans the next action, and then acts as shown in the figure</w:t>
      </w:r>
      <w:r w:rsidR="008F60B3">
        <w:rPr>
          <w:rFonts w:ascii="Times New Roman" w:hAnsi="Times New Roman" w:cs="Times New Roman"/>
        </w:rPr>
        <w:t xml:space="preserve"> 1</w:t>
      </w:r>
      <w:r w:rsidRPr="005E70F4">
        <w:rPr>
          <w:rFonts w:ascii="Times New Roman" w:hAnsi="Times New Roman" w:cs="Times New Roman"/>
        </w:rPr>
        <w:t>. At each step, the robot explicitly plans the next move. This works similarly to a traditional computer program that models isolated input, output systems. When using this model roboticists face following two problems.</w:t>
      </w:r>
    </w:p>
    <w:p w:rsidR="005E70F4" w:rsidRDefault="005E70F4" w:rsidP="009C2449"/>
    <w:p w:rsidR="005E70F4" w:rsidRDefault="005E70F4" w:rsidP="005E70F4">
      <w:pPr>
        <w:pStyle w:val="Text"/>
        <w:jc w:val="center"/>
        <w:rPr>
          <w:noProof/>
        </w:rPr>
      </w:pPr>
      <w:r w:rsidRPr="00CC1DEA">
        <w:rPr>
          <w:noProof/>
        </w:rPr>
        <w:drawing>
          <wp:inline distT="0" distB="0" distL="0" distR="0">
            <wp:extent cx="3000375" cy="80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000375" cy="800100"/>
                    </a:xfrm>
                    <a:prstGeom prst="rect">
                      <a:avLst/>
                    </a:prstGeom>
                    <a:noFill/>
                    <a:ln>
                      <a:noFill/>
                    </a:ln>
                  </pic:spPr>
                </pic:pic>
              </a:graphicData>
            </a:graphic>
          </wp:inline>
        </w:drawing>
      </w:r>
    </w:p>
    <w:p w:rsidR="005E70F4" w:rsidRPr="00A42875" w:rsidRDefault="008F60B3" w:rsidP="00D14988">
      <w:pPr>
        <w:pStyle w:val="Heading4"/>
        <w:jc w:val="center"/>
      </w:pPr>
      <w:bookmarkStart w:id="19" w:name="_Toc489240169"/>
      <w:r>
        <w:t>Figure 1</w:t>
      </w:r>
      <w:r w:rsidR="005E70F4" w:rsidRPr="00A42875">
        <w:t>: Convolutional AI robotic control</w:t>
      </w:r>
      <w:bookmarkEnd w:id="19"/>
    </w:p>
    <w:p w:rsidR="005E70F4" w:rsidRDefault="005E70F4" w:rsidP="009C2449"/>
    <w:p w:rsidR="009C2449" w:rsidRDefault="005E70F4" w:rsidP="009C2449">
      <w:r>
        <w:t xml:space="preserve"> </w:t>
      </w:r>
    </w:p>
    <w:p w:rsidR="009C2449" w:rsidRPr="00D14988" w:rsidRDefault="009C2449" w:rsidP="00D14988">
      <w:pPr>
        <w:pStyle w:val="ListParagraph"/>
        <w:numPr>
          <w:ilvl w:val="0"/>
          <w:numId w:val="18"/>
        </w:numPr>
        <w:rPr>
          <w:rFonts w:ascii="Times New Roman" w:hAnsi="Times New Roman" w:cs="Times New Roman"/>
          <w:b/>
          <w:bCs/>
        </w:rPr>
      </w:pPr>
      <w:r w:rsidRPr="00D14988">
        <w:rPr>
          <w:rFonts w:ascii="Times New Roman" w:hAnsi="Times New Roman" w:cs="Times New Roman"/>
          <w:b/>
          <w:bCs/>
        </w:rPr>
        <w:t>Frame problem</w:t>
      </w:r>
    </w:p>
    <w:p w:rsidR="009C2449" w:rsidRPr="00D14988" w:rsidRDefault="009C2449" w:rsidP="006979F2">
      <w:pPr>
        <w:ind w:left="360"/>
        <w:jc w:val="both"/>
        <w:rPr>
          <w:rFonts w:ascii="Times New Roman" w:hAnsi="Times New Roman" w:cs="Times New Roman"/>
        </w:rPr>
      </w:pPr>
      <w:r w:rsidRPr="00D14988">
        <w:rPr>
          <w:rFonts w:ascii="Times New Roman" w:hAnsi="Times New Roman" w:cs="Times New Roman"/>
        </w:rPr>
        <w:t>The problem of representing a real-world situation in a way that was computationally tractable became known as the frame problem [10].</w:t>
      </w:r>
    </w:p>
    <w:p w:rsidR="009C2449" w:rsidRPr="00D14988" w:rsidRDefault="009C2449" w:rsidP="00D14988">
      <w:pPr>
        <w:pStyle w:val="ListParagraph"/>
        <w:numPr>
          <w:ilvl w:val="0"/>
          <w:numId w:val="18"/>
        </w:numPr>
        <w:rPr>
          <w:rFonts w:ascii="Times New Roman" w:hAnsi="Times New Roman" w:cs="Times New Roman"/>
          <w:b/>
          <w:bCs/>
        </w:rPr>
      </w:pPr>
      <w:r w:rsidRPr="00D14988">
        <w:rPr>
          <w:rFonts w:ascii="Times New Roman" w:hAnsi="Times New Roman" w:cs="Times New Roman"/>
          <w:b/>
          <w:bCs/>
        </w:rPr>
        <w:t>Closed world problem</w:t>
      </w:r>
    </w:p>
    <w:p w:rsidR="009C2449" w:rsidRPr="00D14988" w:rsidRDefault="009C2449" w:rsidP="006979F2">
      <w:pPr>
        <w:ind w:left="360"/>
        <w:jc w:val="both"/>
        <w:rPr>
          <w:rFonts w:ascii="Times New Roman" w:hAnsi="Times New Roman" w:cs="Times New Roman"/>
        </w:rPr>
      </w:pPr>
      <w:r w:rsidRPr="00D14988">
        <w:rPr>
          <w:rFonts w:ascii="Times New Roman" w:hAnsi="Times New Roman" w:cs="Times New Roman"/>
        </w:rPr>
        <w:t>Roboticists claim that robot must function in the open world. It means robot should be able to function in an unknown environment [10].</w:t>
      </w:r>
    </w:p>
    <w:p w:rsidR="009C2449" w:rsidRDefault="009C2449" w:rsidP="009C2449"/>
    <w:p w:rsidR="009C2449" w:rsidRPr="00D14988" w:rsidRDefault="009C2449" w:rsidP="009C2449">
      <w:pPr>
        <w:rPr>
          <w:rFonts w:ascii="Times New Roman" w:hAnsi="Times New Roman" w:cs="Times New Roman"/>
          <w:b/>
          <w:bCs/>
        </w:rPr>
      </w:pPr>
      <w:r w:rsidRPr="00D14988">
        <w:rPr>
          <w:rFonts w:ascii="Times New Roman" w:hAnsi="Times New Roman" w:cs="Times New Roman"/>
          <w:b/>
          <w:bCs/>
        </w:rPr>
        <w:t>Reactive robotic paradigm</w:t>
      </w:r>
    </w:p>
    <w:p w:rsidR="009C2449" w:rsidRPr="00D14988" w:rsidRDefault="009C2449" w:rsidP="006979F2">
      <w:pPr>
        <w:jc w:val="both"/>
        <w:rPr>
          <w:rFonts w:ascii="Times New Roman" w:hAnsi="Times New Roman" w:cs="Times New Roman"/>
        </w:rPr>
      </w:pPr>
      <w:r w:rsidRPr="00D14988">
        <w:rPr>
          <w:rFonts w:ascii="Times New Roman" w:hAnsi="Times New Roman" w:cs="Times New Roman"/>
        </w:rPr>
        <w:t>To address the Frame Problem and Closed world problem roboticists proposed a new paradigm based on animal behaviors. Animals living in open world and simple animals such as insects, fish and frogs who exhibit intelligent behaviors without a brain were the motivation for considering animal behaviors.</w:t>
      </w:r>
    </w:p>
    <w:p w:rsidR="009C2449" w:rsidRDefault="008F60B3" w:rsidP="006979F2">
      <w:pPr>
        <w:jc w:val="both"/>
        <w:rPr>
          <w:rFonts w:ascii="Times New Roman" w:hAnsi="Times New Roman" w:cs="Times New Roman"/>
        </w:rPr>
      </w:pPr>
      <w:r>
        <w:rPr>
          <w:rFonts w:ascii="Times New Roman" w:hAnsi="Times New Roman" w:cs="Times New Roman"/>
        </w:rPr>
        <w:t>Figure 2</w:t>
      </w:r>
      <w:r w:rsidR="009C2449" w:rsidRPr="00D14988">
        <w:rPr>
          <w:rFonts w:ascii="Times New Roman" w:hAnsi="Times New Roman" w:cs="Times New Roman"/>
        </w:rPr>
        <w:t xml:space="preserve"> shows Battenberg’s vehicle, consists of a sensory system, motor systems, a nervous system and a body. These vehicles have two light sensors mounted in front and these sensors are directly coupled with motors. As figure illustrates, vehicle 2a moves away from light source and robot 2b moves towards the light source. This Battenberg’s vehicle can be considered as the first steps towards reactive paradigm [11].</w:t>
      </w:r>
    </w:p>
    <w:p w:rsidR="00D14988" w:rsidRDefault="00D14988" w:rsidP="00D14988">
      <w:pPr>
        <w:jc w:val="center"/>
      </w:pPr>
      <w:r w:rsidRPr="00E0104E">
        <w:rPr>
          <w:noProof/>
        </w:rPr>
        <w:lastRenderedPageBreak/>
        <w:drawing>
          <wp:inline distT="0" distB="0" distL="0" distR="0" wp14:anchorId="3C1FFE8D" wp14:editId="32753992">
            <wp:extent cx="1562735" cy="1398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2735" cy="1398905"/>
                    </a:xfrm>
                    <a:prstGeom prst="rect">
                      <a:avLst/>
                    </a:prstGeom>
                    <a:noFill/>
                    <a:ln>
                      <a:noFill/>
                    </a:ln>
                  </pic:spPr>
                </pic:pic>
              </a:graphicData>
            </a:graphic>
          </wp:inline>
        </w:drawing>
      </w:r>
    </w:p>
    <w:p w:rsidR="00D14988" w:rsidRPr="00D14988" w:rsidRDefault="008F60B3" w:rsidP="00D14988">
      <w:pPr>
        <w:pStyle w:val="Heading4"/>
        <w:jc w:val="center"/>
      </w:pPr>
      <w:bookmarkStart w:id="20" w:name="_Toc489240170"/>
      <w:r>
        <w:t>Figure 2</w:t>
      </w:r>
      <w:r w:rsidR="00D14988" w:rsidRPr="00D14988">
        <w:t>: Battenberg’s vehicle [11]</w:t>
      </w:r>
      <w:bookmarkEnd w:id="20"/>
    </w:p>
    <w:p w:rsidR="00D14988" w:rsidRPr="00D14988" w:rsidRDefault="00D14988" w:rsidP="009C2449">
      <w:pPr>
        <w:rPr>
          <w:rFonts w:ascii="Times New Roman" w:hAnsi="Times New Roman" w:cs="Times New Roman"/>
        </w:rPr>
      </w:pPr>
    </w:p>
    <w:p w:rsidR="009C2449" w:rsidRPr="00D14988" w:rsidRDefault="009C2449" w:rsidP="006979F2">
      <w:pPr>
        <w:jc w:val="both"/>
        <w:rPr>
          <w:rFonts w:ascii="Times New Roman" w:hAnsi="Times New Roman" w:cs="Times New Roman"/>
        </w:rPr>
      </w:pPr>
      <w:r w:rsidRPr="00D14988">
        <w:rPr>
          <w:rFonts w:ascii="Times New Roman" w:hAnsi="Times New Roman" w:cs="Times New Roman"/>
        </w:rPr>
        <w:t>Reactive paradigm is a sense-act type of organization. The robot has multiple instances sense-act couplings. These couplings are concurrent process</w:t>
      </w:r>
      <w:r w:rsidR="008F60B3">
        <w:rPr>
          <w:rFonts w:ascii="Times New Roman" w:hAnsi="Times New Roman" w:cs="Times New Roman"/>
        </w:rPr>
        <w:t>es, called behaviors. Figure 3</w:t>
      </w:r>
      <w:r w:rsidRPr="00D14988">
        <w:rPr>
          <w:rFonts w:ascii="Times New Roman" w:hAnsi="Times New Roman" w:cs="Times New Roman"/>
        </w:rPr>
        <w:t xml:space="preserve"> shows how multiple behaviors works concurrently in reactive paradigm [10].</w:t>
      </w:r>
    </w:p>
    <w:p w:rsidR="00D14988" w:rsidRDefault="00D14988" w:rsidP="00D14988">
      <w:pPr>
        <w:jc w:val="center"/>
        <w:rPr>
          <w:rFonts w:ascii="Times New Roman" w:hAnsi="Times New Roman" w:cs="Times New Roman"/>
        </w:rPr>
      </w:pPr>
      <w:r>
        <w:rPr>
          <w:noProof/>
        </w:rPr>
        <w:drawing>
          <wp:inline distT="0" distB="0" distL="0" distR="0" wp14:anchorId="5CC343C6" wp14:editId="4A0BFD10">
            <wp:extent cx="1849271" cy="1200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9826" cy="1214021"/>
                    </a:xfrm>
                    <a:prstGeom prst="rect">
                      <a:avLst/>
                    </a:prstGeom>
                  </pic:spPr>
                </pic:pic>
              </a:graphicData>
            </a:graphic>
          </wp:inline>
        </w:drawing>
      </w:r>
    </w:p>
    <w:p w:rsidR="009C2449" w:rsidRPr="00D14988" w:rsidRDefault="008F60B3" w:rsidP="00D14988">
      <w:pPr>
        <w:pStyle w:val="Heading4"/>
        <w:jc w:val="center"/>
        <w:rPr>
          <w:rFonts w:cs="Times New Roman"/>
        </w:rPr>
      </w:pPr>
      <w:bookmarkStart w:id="21" w:name="_Toc489240171"/>
      <w:r>
        <w:t>Figure 3</w:t>
      </w:r>
      <w:r w:rsidR="009C2449">
        <w:t>: Reactive Paradigm [10]</w:t>
      </w:r>
      <w:bookmarkEnd w:id="21"/>
    </w:p>
    <w:p w:rsidR="00D14988" w:rsidRDefault="00D14988" w:rsidP="009C2449"/>
    <w:p w:rsidR="009C2449" w:rsidRDefault="006979F2" w:rsidP="002A3150">
      <w:pPr>
        <w:pStyle w:val="Heading3"/>
        <w:numPr>
          <w:ilvl w:val="1"/>
          <w:numId w:val="22"/>
        </w:numPr>
        <w:spacing w:line="360" w:lineRule="auto"/>
      </w:pPr>
      <w:r>
        <w:t xml:space="preserve"> </w:t>
      </w:r>
      <w:bookmarkStart w:id="22" w:name="_Toc489240158"/>
      <w:r w:rsidR="009C2449">
        <w:t>Subsumption architecture</w:t>
      </w:r>
      <w:bookmarkEnd w:id="22"/>
    </w:p>
    <w:p w:rsidR="002629AB" w:rsidRDefault="002629AB" w:rsidP="006979F2">
      <w:pPr>
        <w:jc w:val="both"/>
        <w:rPr>
          <w:rFonts w:ascii="Times New Roman" w:hAnsi="Times New Roman" w:cs="Times New Roman"/>
        </w:rPr>
      </w:pPr>
      <w:r w:rsidRPr="00D14988">
        <w:rPr>
          <w:rFonts w:ascii="Times New Roman" w:hAnsi="Times New Roman" w:cs="Times New Roman"/>
        </w:rPr>
        <w:t>Brook’s Subsumption architecture can be considered as the first situated robotic architecture. The robots built using the Subsumption architecture were the first to be able to walk, avoid collisions, and climb over obstacles. A behavior in the Subsumption architecture is a network of sensing and acting modules which accomplish a task.</w:t>
      </w:r>
    </w:p>
    <w:p w:rsidR="002629AB" w:rsidRPr="002A3150" w:rsidRDefault="002A3150" w:rsidP="002A3150">
      <w:pPr>
        <w:jc w:val="center"/>
        <w:rPr>
          <w:rFonts w:ascii="Times New Roman" w:hAnsi="Times New Roman" w:cs="Times New Roman"/>
        </w:rPr>
      </w:pPr>
      <w:r w:rsidRPr="00CC1DEA">
        <w:rPr>
          <w:noProof/>
        </w:rPr>
        <w:drawing>
          <wp:inline distT="0" distB="0" distL="0" distR="0">
            <wp:extent cx="3207385" cy="1501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207385" cy="1501140"/>
                    </a:xfrm>
                    <a:prstGeom prst="rect">
                      <a:avLst/>
                    </a:prstGeom>
                    <a:noFill/>
                    <a:ln>
                      <a:noFill/>
                    </a:ln>
                  </pic:spPr>
                </pic:pic>
              </a:graphicData>
            </a:graphic>
          </wp:inline>
        </w:drawing>
      </w:r>
    </w:p>
    <w:p w:rsidR="002629AB" w:rsidRPr="002A3150" w:rsidRDefault="008F60B3" w:rsidP="002A3150">
      <w:pPr>
        <w:jc w:val="center"/>
        <w:rPr>
          <w:rFonts w:ascii="Times New Roman" w:hAnsi="Times New Roman" w:cs="Times New Roman"/>
          <w:b/>
          <w:bCs/>
        </w:rPr>
      </w:pPr>
      <w:r>
        <w:rPr>
          <w:rFonts w:ascii="Times New Roman" w:hAnsi="Times New Roman" w:cs="Times New Roman"/>
          <w:b/>
          <w:bCs/>
        </w:rPr>
        <w:t>Figure 4</w:t>
      </w:r>
      <w:r w:rsidR="002629AB" w:rsidRPr="002A3150">
        <w:rPr>
          <w:rFonts w:ascii="Times New Roman" w:hAnsi="Times New Roman" w:cs="Times New Roman"/>
          <w:b/>
          <w:bCs/>
        </w:rPr>
        <w:t>: Subsumption Architecture</w:t>
      </w:r>
      <w:r w:rsidR="002A3150" w:rsidRPr="002A3150">
        <w:rPr>
          <w:rFonts w:ascii="Times New Roman" w:hAnsi="Times New Roman" w:cs="Times New Roman"/>
          <w:b/>
          <w:bCs/>
        </w:rPr>
        <w:t xml:space="preserve"> [20]</w:t>
      </w:r>
    </w:p>
    <w:p w:rsidR="002629AB" w:rsidRDefault="002629AB" w:rsidP="002629AB"/>
    <w:p w:rsidR="002629AB" w:rsidRPr="002A3150" w:rsidRDefault="002629AB" w:rsidP="002A3150">
      <w:pPr>
        <w:jc w:val="both"/>
        <w:rPr>
          <w:rFonts w:ascii="Times New Roman" w:hAnsi="Times New Roman" w:cs="Times New Roman"/>
        </w:rPr>
      </w:pPr>
      <w:r w:rsidRPr="002A3150">
        <w:rPr>
          <w:rFonts w:ascii="Times New Roman" w:hAnsi="Times New Roman" w:cs="Times New Roman"/>
        </w:rPr>
        <w:t>A module at a higher level can suppress the input of a module at a lower level thereby preventing the module from seeing a value at its input. A module can also inhibit the output of a module at a lower level thereby preventing that output from being propagated to other modules.</w:t>
      </w:r>
    </w:p>
    <w:p w:rsidR="002629AB" w:rsidRDefault="002629AB" w:rsidP="002A3150">
      <w:pPr>
        <w:jc w:val="both"/>
      </w:pPr>
      <w:r w:rsidRPr="002A3150">
        <w:rPr>
          <w:rFonts w:ascii="Times New Roman" w:hAnsi="Times New Roman" w:cs="Times New Roman"/>
        </w:rPr>
        <w:t xml:space="preserve">The modules are augmented finite state machines (AFSM), or finite state machines which have registers, timers, and other enhancements to permit them to be interfaced with other modules. An AFSM </w:t>
      </w:r>
      <w:r w:rsidRPr="002A3150">
        <w:rPr>
          <w:rFonts w:ascii="Times New Roman" w:hAnsi="Times New Roman" w:cs="Times New Roman"/>
        </w:rPr>
        <w:lastRenderedPageBreak/>
        <w:t>is equivalent to the interface between the schemas and the coordinated control strategy in the behavioral schema.</w:t>
      </w:r>
    </w:p>
    <w:p w:rsidR="006979F2" w:rsidRDefault="002629AB" w:rsidP="002A3150">
      <w:pPr>
        <w:jc w:val="both"/>
        <w:rPr>
          <w:rFonts w:ascii="Times New Roman" w:hAnsi="Times New Roman" w:cs="Times New Roman"/>
        </w:rPr>
      </w:pPr>
      <w:r w:rsidRPr="002A3150">
        <w:rPr>
          <w:rFonts w:ascii="Times New Roman" w:hAnsi="Times New Roman" w:cs="Times New Roman"/>
        </w:rPr>
        <w:t>Subsumption architecture is an important milestone in artificial intelligence robots. This was the first robot which could walk, avoid collisions, and climb over obstacles in open environment. Recent works suggest that when adding higher layers, behavior of robot deviate from biological behaviors. In Subsumption architecture, behaviors are organized in prioritized manner and robot cannot perform multiple behaviors at a time. Another factor is that, even though Subsumption architecture is bio-inspired, implementation of Subsumption architecture is different from neurological aspects. Internal states such as energy level of robot has not been addressed in Subsumption architecture.</w:t>
      </w:r>
    </w:p>
    <w:p w:rsidR="006979F2" w:rsidRDefault="006979F2" w:rsidP="002A3150">
      <w:pPr>
        <w:jc w:val="both"/>
        <w:rPr>
          <w:rFonts w:ascii="Times New Roman" w:hAnsi="Times New Roman" w:cs="Times New Roman"/>
        </w:rPr>
      </w:pPr>
    </w:p>
    <w:p w:rsidR="00C412AD" w:rsidRPr="002A3150" w:rsidRDefault="00C412AD" w:rsidP="002A3150">
      <w:pPr>
        <w:jc w:val="both"/>
        <w:rPr>
          <w:rFonts w:ascii="Times New Roman" w:hAnsi="Times New Roman" w:cs="Times New Roman"/>
        </w:rPr>
      </w:pPr>
    </w:p>
    <w:p w:rsidR="002629AB" w:rsidRPr="006979F2" w:rsidRDefault="006979F2" w:rsidP="006979F2">
      <w:pPr>
        <w:pStyle w:val="Heading3"/>
        <w:numPr>
          <w:ilvl w:val="1"/>
          <w:numId w:val="22"/>
        </w:numPr>
        <w:spacing w:line="360" w:lineRule="auto"/>
      </w:pPr>
      <w:r>
        <w:t xml:space="preserve"> </w:t>
      </w:r>
      <w:bookmarkStart w:id="23" w:name="_Toc489240159"/>
      <w:r w:rsidR="002629AB" w:rsidRPr="006979F2">
        <w:t>A neural-dynamic architecture for behavioral organization of an embodied agent</w:t>
      </w:r>
      <w:bookmarkEnd w:id="23"/>
    </w:p>
    <w:p w:rsidR="002629AB" w:rsidRDefault="002629AB" w:rsidP="002629AB">
      <w:pPr>
        <w:rPr>
          <w:rFonts w:ascii="Times New Roman" w:hAnsi="Times New Roman" w:cs="Times New Roman"/>
        </w:rPr>
      </w:pPr>
      <w:r w:rsidRPr="006979F2">
        <w:rPr>
          <w:rFonts w:ascii="Times New Roman" w:hAnsi="Times New Roman" w:cs="Times New Roman"/>
        </w:rPr>
        <w:t xml:space="preserve">In this work, researchers have presented a neural-dynamic based behavior based robot using NOA experimental robot which can gasp a cup using robot arm. This architecture is very specific to task and has following behaviors; find color- find the </w:t>
      </w:r>
      <w:r w:rsidR="00A736D0">
        <w:rPr>
          <w:rFonts w:ascii="Times New Roman" w:hAnsi="Times New Roman" w:cs="Times New Roman"/>
        </w:rPr>
        <w:t>blue color cup, move-end effecte</w:t>
      </w:r>
      <w:r w:rsidRPr="006979F2">
        <w:rPr>
          <w:rFonts w:ascii="Times New Roman" w:hAnsi="Times New Roman" w:cs="Times New Roman"/>
        </w:rPr>
        <w:t>r – move the robot arm to the location, open gripper and close gripper. They have used Dynamic Filed Theory (DFT) for the neural dynamic implementation [12].</w:t>
      </w:r>
    </w:p>
    <w:p w:rsidR="002629AB" w:rsidRPr="006979F2" w:rsidRDefault="006979F2" w:rsidP="006979F2">
      <w:pPr>
        <w:jc w:val="center"/>
        <w:rPr>
          <w:rFonts w:ascii="Times New Roman" w:hAnsi="Times New Roman" w:cs="Times New Roman"/>
        </w:rPr>
      </w:pPr>
      <w:r>
        <w:rPr>
          <w:rFonts w:ascii="Times New Roman" w:hAnsi="Times New Roman" w:cs="Times New Roman"/>
          <w:noProof/>
        </w:rPr>
        <w:drawing>
          <wp:inline distT="0" distB="0" distL="0" distR="0" wp14:anchorId="60CB03C4">
            <wp:extent cx="2761615" cy="20193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615" cy="2019300"/>
                    </a:xfrm>
                    <a:prstGeom prst="rect">
                      <a:avLst/>
                    </a:prstGeom>
                    <a:noFill/>
                  </pic:spPr>
                </pic:pic>
              </a:graphicData>
            </a:graphic>
          </wp:inline>
        </w:drawing>
      </w:r>
    </w:p>
    <w:p w:rsidR="00A954AB" w:rsidRDefault="008F60B3" w:rsidP="006979F2">
      <w:pPr>
        <w:jc w:val="center"/>
        <w:rPr>
          <w:rFonts w:ascii="Times New Roman" w:hAnsi="Times New Roman" w:cs="Times New Roman"/>
          <w:b/>
          <w:bCs/>
        </w:rPr>
      </w:pPr>
      <w:r>
        <w:rPr>
          <w:rFonts w:ascii="Times New Roman" w:hAnsi="Times New Roman" w:cs="Times New Roman"/>
          <w:b/>
          <w:bCs/>
        </w:rPr>
        <w:t>Figure 5</w:t>
      </w:r>
      <w:r w:rsidR="002629AB" w:rsidRPr="006979F2">
        <w:rPr>
          <w:rFonts w:ascii="Times New Roman" w:hAnsi="Times New Roman" w:cs="Times New Roman"/>
          <w:b/>
          <w:bCs/>
        </w:rPr>
        <w:t>: Coupling two elementary behaviors</w:t>
      </w:r>
    </w:p>
    <w:p w:rsidR="002C7F71" w:rsidRPr="006979F2" w:rsidRDefault="002C7F71" w:rsidP="002C7F71">
      <w:pPr>
        <w:tabs>
          <w:tab w:val="left" w:pos="2289"/>
        </w:tabs>
        <w:rPr>
          <w:rFonts w:ascii="Times New Roman" w:hAnsi="Times New Roman" w:cs="Times New Roman"/>
          <w:b/>
          <w:bCs/>
        </w:rPr>
      </w:pPr>
    </w:p>
    <w:p w:rsidR="002629AB" w:rsidRPr="006979F2" w:rsidRDefault="002C7F71" w:rsidP="002C7F71">
      <w:pPr>
        <w:pStyle w:val="Heading3"/>
        <w:numPr>
          <w:ilvl w:val="1"/>
          <w:numId w:val="22"/>
        </w:numPr>
      </w:pPr>
      <w:r>
        <w:t xml:space="preserve"> </w:t>
      </w:r>
      <w:bookmarkStart w:id="24" w:name="_Toc489240160"/>
      <w:r w:rsidR="002629AB" w:rsidRPr="006979F2">
        <w:t>Cognitive affective architecture</w:t>
      </w:r>
      <w:bookmarkEnd w:id="24"/>
    </w:p>
    <w:p w:rsidR="00C412AD" w:rsidRDefault="00C412AD" w:rsidP="002629AB"/>
    <w:p w:rsidR="002629AB" w:rsidRPr="00082B0F" w:rsidRDefault="00C412AD" w:rsidP="00082B0F">
      <w:pPr>
        <w:jc w:val="both"/>
        <w:rPr>
          <w:rFonts w:ascii="Times New Roman" w:hAnsi="Times New Roman" w:cs="Times New Roman"/>
        </w:rPr>
      </w:pPr>
      <w:r w:rsidRPr="00082B0F">
        <w:rPr>
          <w:rFonts w:ascii="Times New Roman" w:hAnsi="Times New Roman" w:cs="Times New Roman"/>
        </w:rPr>
        <w:t>Figure 6 shows the work of the larger European cognitive robotics group called ICEA. This is an abstract model of the hypothalamus and brainstem which deal with ‘low-level mechanisms’ of human body such as drives and bio-regulations. The primary aim of this research to computationally model, at different level of abstraction, different brain structures and their interactions [13].</w:t>
      </w:r>
    </w:p>
    <w:p w:rsidR="00C412AD" w:rsidRDefault="00C412AD" w:rsidP="002629AB"/>
    <w:p w:rsidR="002629AB" w:rsidRDefault="002629AB" w:rsidP="002629AB">
      <w:bookmarkStart w:id="25" w:name="_GoBack"/>
      <w:r>
        <w:rPr>
          <w:noProof/>
        </w:rPr>
        <w:lastRenderedPageBreak/>
        <w:drawing>
          <wp:anchor distT="0" distB="0" distL="114300" distR="114300" simplePos="0" relativeHeight="251659264" behindDoc="0" locked="0" layoutInCell="1" allowOverlap="1" wp14:anchorId="18FDAE84" wp14:editId="571CCC41">
            <wp:simplePos x="0" y="0"/>
            <wp:positionH relativeFrom="column">
              <wp:posOffset>540523</wp:posOffset>
            </wp:positionH>
            <wp:positionV relativeFrom="paragraph">
              <wp:posOffset>76476</wp:posOffset>
            </wp:positionV>
            <wp:extent cx="4660265" cy="33629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0265" cy="3362960"/>
                    </a:xfrm>
                    <a:prstGeom prst="rect">
                      <a:avLst/>
                    </a:prstGeom>
                  </pic:spPr>
                </pic:pic>
              </a:graphicData>
            </a:graphic>
            <wp14:sizeRelH relativeFrom="margin">
              <wp14:pctWidth>0</wp14:pctWidth>
            </wp14:sizeRelH>
            <wp14:sizeRelV relativeFrom="margin">
              <wp14:pctHeight>0</wp14:pctHeight>
            </wp14:sizeRelV>
          </wp:anchor>
        </w:drawing>
      </w:r>
      <w:bookmarkEnd w:id="25"/>
    </w:p>
    <w:p w:rsidR="002629AB" w:rsidRDefault="002629AB" w:rsidP="002629AB"/>
    <w:p w:rsidR="002629AB" w:rsidRDefault="002629AB" w:rsidP="002629AB"/>
    <w:p w:rsidR="002629AB" w:rsidRDefault="002629AB" w:rsidP="002629AB"/>
    <w:p w:rsidR="002629AB" w:rsidRDefault="002629AB" w:rsidP="002629AB"/>
    <w:p w:rsidR="002629AB" w:rsidRDefault="002629AB" w:rsidP="002629AB"/>
    <w:p w:rsidR="002629AB" w:rsidRDefault="002629AB" w:rsidP="002629AB"/>
    <w:p w:rsidR="002629AB" w:rsidRDefault="002629AB" w:rsidP="002629AB"/>
    <w:p w:rsidR="002629AB" w:rsidDel="004663C8" w:rsidRDefault="002629AB" w:rsidP="002629AB">
      <w:pPr>
        <w:rPr>
          <w:del w:id="26" w:author="Nisal Padukka" w:date="2017-05-01T20:17:00Z"/>
        </w:rPr>
      </w:pPr>
    </w:p>
    <w:p w:rsidR="002629AB" w:rsidRDefault="002629AB" w:rsidP="002629AB"/>
    <w:p w:rsidR="002629AB" w:rsidRDefault="002629AB" w:rsidP="002629AB"/>
    <w:p w:rsidR="002629AB" w:rsidRDefault="002629AB" w:rsidP="002629AB"/>
    <w:p w:rsidR="002629AB" w:rsidRDefault="002629AB" w:rsidP="002629AB"/>
    <w:p w:rsidR="002629AB" w:rsidRDefault="002629AB" w:rsidP="002629AB">
      <w:pPr>
        <w:rPr>
          <w:ins w:id="27" w:author="Nisal Padukka" w:date="2017-05-02T06:48:00Z"/>
          <w:b/>
          <w:bCs/>
          <w:sz w:val="18"/>
          <w:szCs w:val="18"/>
        </w:rPr>
      </w:pPr>
    </w:p>
    <w:p w:rsidR="002629AB" w:rsidRPr="006979F2" w:rsidRDefault="002629AB" w:rsidP="006979F2">
      <w:pPr>
        <w:pStyle w:val="Heading4"/>
        <w:jc w:val="center"/>
      </w:pPr>
      <w:bookmarkStart w:id="28" w:name="_Toc489240172"/>
      <w:r w:rsidRPr="00F51ADA">
        <w:t>Figure 6: Cognitive affective architecture schematic involving different level of homeostatic regulation and behavioral organization in robotic agents</w:t>
      </w:r>
      <w:r>
        <w:t xml:space="preserve"> [13]</w:t>
      </w:r>
      <w:bookmarkEnd w:id="28"/>
    </w:p>
    <w:p w:rsidR="006979F2" w:rsidRDefault="006979F2" w:rsidP="002629AB"/>
    <w:p w:rsidR="00543457" w:rsidRDefault="00BB45C7" w:rsidP="00BB45C7">
      <w:pPr>
        <w:jc w:val="center"/>
      </w:pPr>
      <w:bookmarkStart w:id="29" w:name="_Hlk489212257"/>
      <w:r>
        <w:t>******************</w:t>
      </w:r>
    </w:p>
    <w:p w:rsidR="00543457" w:rsidRDefault="00543457" w:rsidP="00064ED0"/>
    <w:p w:rsidR="006979F2" w:rsidRDefault="006979F2" w:rsidP="00064ED0"/>
    <w:p w:rsidR="006979F2" w:rsidRDefault="006979F2" w:rsidP="00064ED0"/>
    <w:p w:rsidR="006979F2" w:rsidRDefault="006979F2" w:rsidP="00064ED0"/>
    <w:p w:rsidR="006979F2" w:rsidRDefault="006979F2" w:rsidP="00064ED0"/>
    <w:p w:rsidR="00BB45C7" w:rsidRDefault="00BB45C7" w:rsidP="00064ED0"/>
    <w:p w:rsidR="00BB45C7" w:rsidRDefault="00BB45C7" w:rsidP="00064ED0"/>
    <w:p w:rsidR="00BB45C7" w:rsidRDefault="00BB45C7" w:rsidP="00064ED0"/>
    <w:p w:rsidR="00BB45C7" w:rsidRDefault="00BB45C7" w:rsidP="00064ED0"/>
    <w:p w:rsidR="00BB45C7" w:rsidRDefault="00BB45C7" w:rsidP="00064ED0"/>
    <w:p w:rsidR="00BB45C7" w:rsidRDefault="00BB45C7" w:rsidP="00064ED0"/>
    <w:p w:rsidR="00BB45C7" w:rsidRDefault="00BB45C7" w:rsidP="00064ED0"/>
    <w:p w:rsidR="00BB45C7" w:rsidRDefault="00BB45C7" w:rsidP="00064ED0"/>
    <w:p w:rsidR="006979F2" w:rsidRPr="00064ED0" w:rsidRDefault="006979F2" w:rsidP="00064ED0"/>
    <w:p w:rsidR="00D009D1" w:rsidRDefault="002704AB" w:rsidP="00CB2772">
      <w:pPr>
        <w:pStyle w:val="Heading2"/>
      </w:pPr>
      <w:bookmarkStart w:id="30" w:name="_Toc489240161"/>
      <w:r>
        <w:lastRenderedPageBreak/>
        <w:t xml:space="preserve">2. </w:t>
      </w:r>
      <w:r w:rsidR="00064ED0">
        <w:t>D</w:t>
      </w:r>
      <w:r w:rsidR="00E15547" w:rsidRPr="00E15547">
        <w:t>esign</w:t>
      </w:r>
      <w:bookmarkEnd w:id="30"/>
    </w:p>
    <w:p w:rsidR="006A6471" w:rsidRDefault="006A6471" w:rsidP="00096836">
      <w:pPr>
        <w:jc w:val="both"/>
        <w:rPr>
          <w:rFonts w:ascii="Times New Roman" w:hAnsi="Times New Roman" w:cs="Times New Roman"/>
        </w:rPr>
      </w:pPr>
    </w:p>
    <w:p w:rsidR="00064ED0" w:rsidRPr="00A56087" w:rsidRDefault="00D009D1" w:rsidP="00096836">
      <w:pPr>
        <w:jc w:val="both"/>
        <w:rPr>
          <w:rFonts w:ascii="Times New Roman" w:hAnsi="Times New Roman" w:cs="Times New Roman"/>
        </w:rPr>
      </w:pPr>
      <w:r w:rsidRPr="00D009D1">
        <w:rPr>
          <w:rFonts w:ascii="Times New Roman" w:hAnsi="Times New Roman" w:cs="Times New Roman"/>
        </w:rPr>
        <w:t>T</w:t>
      </w:r>
      <w:r w:rsidR="00E27EE9" w:rsidRPr="00D009D1">
        <w:rPr>
          <w:rFonts w:ascii="Times New Roman" w:hAnsi="Times New Roman" w:cs="Times New Roman"/>
        </w:rPr>
        <w:t xml:space="preserve">his </w:t>
      </w:r>
      <w:r w:rsidRPr="00D009D1">
        <w:rPr>
          <w:rFonts w:ascii="Times New Roman" w:hAnsi="Times New Roman" w:cs="Times New Roman"/>
        </w:rPr>
        <w:t>section</w:t>
      </w:r>
      <w:r w:rsidR="00E27EE9" w:rsidRPr="00D009D1">
        <w:rPr>
          <w:rFonts w:ascii="Times New Roman" w:hAnsi="Times New Roman" w:cs="Times New Roman"/>
        </w:rPr>
        <w:t xml:space="preserve"> provides the design of the project</w:t>
      </w:r>
      <w:r w:rsidR="00A56087">
        <w:rPr>
          <w:rFonts w:ascii="Times New Roman" w:hAnsi="Times New Roman" w:cs="Times New Roman"/>
        </w:rPr>
        <w:t>. It details the</w:t>
      </w:r>
      <w:r w:rsidRPr="00D009D1">
        <w:rPr>
          <w:rFonts w:ascii="Times New Roman" w:hAnsi="Times New Roman" w:cs="Times New Roman"/>
        </w:rPr>
        <w:t xml:space="preserve"> design of the neuro-fuzzy based reactive robotic architecture</w:t>
      </w:r>
      <w:r w:rsidR="00A56087">
        <w:rPr>
          <w:rFonts w:ascii="Times New Roman" w:hAnsi="Times New Roman" w:cs="Times New Roman"/>
        </w:rPr>
        <w:t xml:space="preserve"> and the design of the robot that will be made on the proposed architecture</w:t>
      </w:r>
      <w:r>
        <w:rPr>
          <w:rFonts w:ascii="Times New Roman" w:hAnsi="Times New Roman" w:cs="Times New Roman"/>
        </w:rPr>
        <w:t>.</w:t>
      </w:r>
      <w:r w:rsidR="00096836">
        <w:rPr>
          <w:rFonts w:ascii="Times New Roman" w:hAnsi="Times New Roman" w:cs="Times New Roman"/>
        </w:rPr>
        <w:t xml:space="preserve"> </w:t>
      </w:r>
      <w:r w:rsidR="00E27EE9" w:rsidRPr="00A56087">
        <w:rPr>
          <w:rFonts w:ascii="Times New Roman" w:hAnsi="Times New Roman" w:cs="Times New Roman"/>
        </w:rPr>
        <w:t xml:space="preserve">The proposed methodology focuses on </w:t>
      </w:r>
      <w:r w:rsidR="00096836">
        <w:rPr>
          <w:rFonts w:ascii="Times New Roman" w:hAnsi="Times New Roman" w:cs="Times New Roman"/>
        </w:rPr>
        <w:t>enhancing the situatedness of reactive robotic architecture using fuzzy integrations and propose</w:t>
      </w:r>
      <w:r w:rsidR="00DF2946">
        <w:rPr>
          <w:rFonts w:ascii="Times New Roman" w:hAnsi="Times New Roman" w:cs="Times New Roman"/>
        </w:rPr>
        <w:t>s</w:t>
      </w:r>
      <w:r w:rsidR="00096836">
        <w:rPr>
          <w:rFonts w:ascii="Times New Roman" w:hAnsi="Times New Roman" w:cs="Times New Roman"/>
        </w:rPr>
        <w:t xml:space="preserve"> a behavior based situated cognitive architecture using neurologically computational approach. </w:t>
      </w:r>
      <w:r w:rsidR="00E27EE9" w:rsidRPr="00A56087">
        <w:rPr>
          <w:rFonts w:ascii="Times New Roman" w:hAnsi="Times New Roman" w:cs="Times New Roman"/>
        </w:rPr>
        <w:t>The basic design approach can be divided into</w:t>
      </w:r>
      <w:r w:rsidR="00096836">
        <w:rPr>
          <w:rFonts w:ascii="Times New Roman" w:hAnsi="Times New Roman" w:cs="Times New Roman"/>
        </w:rPr>
        <w:t xml:space="preserve"> four</w:t>
      </w:r>
      <w:r w:rsidR="00E27EE9" w:rsidRPr="00A56087">
        <w:rPr>
          <w:rFonts w:ascii="Times New Roman" w:hAnsi="Times New Roman" w:cs="Times New Roman"/>
        </w:rPr>
        <w:t xml:space="preserve"> parts. The first part is</w:t>
      </w:r>
      <w:r w:rsidR="00096836">
        <w:rPr>
          <w:rFonts w:ascii="Times New Roman" w:hAnsi="Times New Roman" w:cs="Times New Roman"/>
        </w:rPr>
        <w:t xml:space="preserve"> enhancing the situatedness of reactive robotic architecture using fuzzy integrations</w:t>
      </w:r>
      <w:r w:rsidR="00E27EE9" w:rsidRPr="00A56087">
        <w:rPr>
          <w:rFonts w:ascii="Times New Roman" w:hAnsi="Times New Roman" w:cs="Times New Roman"/>
        </w:rPr>
        <w:t xml:space="preserve">. The second part is </w:t>
      </w:r>
      <w:r w:rsidR="00096836">
        <w:rPr>
          <w:rFonts w:ascii="Times New Roman" w:hAnsi="Times New Roman" w:cs="Times New Roman"/>
        </w:rPr>
        <w:t>proposing a behavior based situated cognitive architecture</w:t>
      </w:r>
      <w:r w:rsidR="00E27EE9" w:rsidRPr="00A56087">
        <w:rPr>
          <w:rFonts w:ascii="Times New Roman" w:hAnsi="Times New Roman" w:cs="Times New Roman"/>
        </w:rPr>
        <w:t xml:space="preserve">. </w:t>
      </w:r>
      <w:r w:rsidR="00096836">
        <w:rPr>
          <w:rFonts w:ascii="Times New Roman" w:hAnsi="Times New Roman" w:cs="Times New Roman"/>
        </w:rPr>
        <w:t>The third part of the research is to integrate situated cognitive architecture with fuzzy controller</w:t>
      </w:r>
      <w:r w:rsidR="002556AA">
        <w:rPr>
          <w:rFonts w:ascii="Times New Roman" w:hAnsi="Times New Roman" w:cs="Times New Roman"/>
        </w:rPr>
        <w:t xml:space="preserve"> based implementation of the first part of the research, which will lead to a neuro-fuzzy hybrid system</w:t>
      </w:r>
      <w:r w:rsidR="00096836">
        <w:rPr>
          <w:rFonts w:ascii="Times New Roman" w:hAnsi="Times New Roman" w:cs="Times New Roman"/>
        </w:rPr>
        <w:t xml:space="preserve">. </w:t>
      </w:r>
      <w:r w:rsidR="00E27EE9" w:rsidRPr="00A56087">
        <w:rPr>
          <w:rFonts w:ascii="Times New Roman" w:hAnsi="Times New Roman" w:cs="Times New Roman"/>
        </w:rPr>
        <w:t xml:space="preserve">The </w:t>
      </w:r>
      <w:r w:rsidR="00096836">
        <w:rPr>
          <w:rFonts w:ascii="Times New Roman" w:hAnsi="Times New Roman" w:cs="Times New Roman"/>
        </w:rPr>
        <w:t>final</w:t>
      </w:r>
      <w:r w:rsidR="00E27EE9" w:rsidRPr="00A56087">
        <w:rPr>
          <w:rFonts w:ascii="Times New Roman" w:hAnsi="Times New Roman" w:cs="Times New Roman"/>
        </w:rPr>
        <w:t xml:space="preserve"> part is </w:t>
      </w:r>
      <w:r w:rsidR="00096836">
        <w:rPr>
          <w:rFonts w:ascii="Times New Roman" w:hAnsi="Times New Roman" w:cs="Times New Roman"/>
        </w:rPr>
        <w:t>implementing a s</w:t>
      </w:r>
      <w:r w:rsidR="002556AA">
        <w:rPr>
          <w:rFonts w:ascii="Times New Roman" w:hAnsi="Times New Roman" w:cs="Times New Roman"/>
        </w:rPr>
        <w:t>imple</w:t>
      </w:r>
      <w:r w:rsidR="00096836">
        <w:rPr>
          <w:rFonts w:ascii="Times New Roman" w:hAnsi="Times New Roman" w:cs="Times New Roman"/>
        </w:rPr>
        <w:t xml:space="preserve"> robot based on the hybrid architecture.</w:t>
      </w:r>
    </w:p>
    <w:p w:rsidR="00E27EE9" w:rsidRDefault="002C7F71" w:rsidP="00D009D1">
      <w:pPr>
        <w:pStyle w:val="Heading3"/>
      </w:pPr>
      <w:bookmarkStart w:id="31" w:name="_Toc489240162"/>
      <w:r>
        <w:t xml:space="preserve">2.1. </w:t>
      </w:r>
      <w:r w:rsidR="00E27EE9">
        <w:t>Design Assumptions</w:t>
      </w:r>
      <w:bookmarkEnd w:id="31"/>
      <w:r w:rsidR="00E27EE9">
        <w:t xml:space="preserve"> </w:t>
      </w:r>
    </w:p>
    <w:p w:rsidR="00D009D1" w:rsidRPr="00D009D1" w:rsidRDefault="00D009D1" w:rsidP="00D009D1"/>
    <w:p w:rsidR="00C96B85" w:rsidRPr="00C96B85" w:rsidRDefault="00E27EE9" w:rsidP="00C96B85">
      <w:pPr>
        <w:rPr>
          <w:rFonts w:ascii="Times New Roman" w:hAnsi="Times New Roman" w:cs="Times New Roman"/>
        </w:rPr>
      </w:pPr>
      <w:r w:rsidRPr="00D009D1">
        <w:rPr>
          <w:rFonts w:ascii="Times New Roman" w:hAnsi="Times New Roman" w:cs="Times New Roman"/>
        </w:rPr>
        <w:t>This section provides the design assumptions that have</w:t>
      </w:r>
      <w:r w:rsidR="00DF2946">
        <w:rPr>
          <w:rFonts w:ascii="Times New Roman" w:hAnsi="Times New Roman" w:cs="Times New Roman"/>
        </w:rPr>
        <w:t xml:space="preserve"> been</w:t>
      </w:r>
      <w:r w:rsidRPr="00D009D1">
        <w:rPr>
          <w:rFonts w:ascii="Times New Roman" w:hAnsi="Times New Roman" w:cs="Times New Roman"/>
        </w:rPr>
        <w:t xml:space="preserve"> identified as follows;</w:t>
      </w:r>
    </w:p>
    <w:p w:rsidR="00122475" w:rsidRDefault="00122475" w:rsidP="00122475">
      <w:pPr>
        <w:pStyle w:val="ListParagraph"/>
        <w:numPr>
          <w:ilvl w:val="0"/>
          <w:numId w:val="14"/>
        </w:numPr>
        <w:jc w:val="both"/>
        <w:rPr>
          <w:rFonts w:ascii="Times New Roman" w:hAnsi="Times New Roman" w:cs="Times New Roman"/>
        </w:rPr>
      </w:pPr>
      <w:r>
        <w:rPr>
          <w:rFonts w:ascii="Times New Roman" w:hAnsi="Times New Roman" w:cs="Times New Roman"/>
        </w:rPr>
        <w:t>As the internal environmental condition of the robot, only the energy level of the robot will be considered</w:t>
      </w:r>
    </w:p>
    <w:p w:rsidR="002556AA" w:rsidRDefault="00122475" w:rsidP="00122475">
      <w:pPr>
        <w:pStyle w:val="ListParagraph"/>
        <w:numPr>
          <w:ilvl w:val="0"/>
          <w:numId w:val="14"/>
        </w:numPr>
        <w:jc w:val="both"/>
        <w:rPr>
          <w:rFonts w:ascii="Times New Roman" w:hAnsi="Times New Roman" w:cs="Times New Roman"/>
        </w:rPr>
      </w:pPr>
      <w:r>
        <w:rPr>
          <w:rFonts w:ascii="Times New Roman" w:hAnsi="Times New Roman" w:cs="Times New Roman"/>
        </w:rPr>
        <w:t>As the external environmental condition, only the temperature of the environment will be considered</w:t>
      </w:r>
    </w:p>
    <w:p w:rsidR="00C96B85" w:rsidRDefault="00C96B85" w:rsidP="00122475">
      <w:pPr>
        <w:pStyle w:val="ListParagraph"/>
        <w:numPr>
          <w:ilvl w:val="0"/>
          <w:numId w:val="14"/>
        </w:numPr>
        <w:jc w:val="both"/>
        <w:rPr>
          <w:rFonts w:ascii="Times New Roman" w:hAnsi="Times New Roman" w:cs="Times New Roman"/>
        </w:rPr>
      </w:pPr>
      <w:r>
        <w:rPr>
          <w:rFonts w:ascii="Times New Roman" w:hAnsi="Times New Roman" w:cs="Times New Roman"/>
        </w:rPr>
        <w:t xml:space="preserve">For the testing purposes, robot will be designed </w:t>
      </w:r>
      <w:r w:rsidR="00F20CE0">
        <w:rPr>
          <w:rFonts w:ascii="Times New Roman" w:hAnsi="Times New Roman" w:cs="Times New Roman"/>
        </w:rPr>
        <w:t>to react to slight variation of the temperature</w:t>
      </w:r>
    </w:p>
    <w:p w:rsidR="00122475" w:rsidRDefault="002C7F71" w:rsidP="00122475">
      <w:pPr>
        <w:pStyle w:val="Heading3"/>
      </w:pPr>
      <w:bookmarkStart w:id="32" w:name="_Toc489240163"/>
      <w:r>
        <w:t xml:space="preserve">2.2. </w:t>
      </w:r>
      <w:r w:rsidR="00097230">
        <w:t>Goal</w:t>
      </w:r>
      <w:r w:rsidR="00122475">
        <w:t xml:space="preserve"> of the robot</w:t>
      </w:r>
      <w:bookmarkEnd w:id="32"/>
    </w:p>
    <w:p w:rsidR="001B221C" w:rsidRDefault="001B221C" w:rsidP="00122475"/>
    <w:p w:rsidR="00097230" w:rsidRPr="00097230" w:rsidRDefault="00097230" w:rsidP="00122475">
      <w:pPr>
        <w:rPr>
          <w:rFonts w:ascii="Times New Roman" w:hAnsi="Times New Roman" w:cs="Times New Roman"/>
        </w:rPr>
      </w:pPr>
      <w:r w:rsidRPr="00097230">
        <w:rPr>
          <w:rFonts w:ascii="Times New Roman" w:hAnsi="Times New Roman" w:cs="Times New Roman"/>
        </w:rPr>
        <w:t xml:space="preserve">This </w:t>
      </w:r>
      <w:r>
        <w:rPr>
          <w:rFonts w:ascii="Times New Roman" w:hAnsi="Times New Roman" w:cs="Times New Roman"/>
        </w:rPr>
        <w:t xml:space="preserve">section explains the goal of the ultimate robot which will be </w:t>
      </w:r>
      <w:r w:rsidR="001313A1">
        <w:rPr>
          <w:rFonts w:ascii="Times New Roman" w:hAnsi="Times New Roman" w:cs="Times New Roman"/>
        </w:rPr>
        <w:t>impleme</w:t>
      </w:r>
      <w:r>
        <w:rPr>
          <w:rFonts w:ascii="Times New Roman" w:hAnsi="Times New Roman" w:cs="Times New Roman"/>
        </w:rPr>
        <w:t>nted</w:t>
      </w:r>
      <w:r w:rsidR="001A4A87">
        <w:rPr>
          <w:rFonts w:ascii="Times New Roman" w:hAnsi="Times New Roman" w:cs="Times New Roman"/>
        </w:rPr>
        <w:t xml:space="preserve"> using the proposed architecture</w:t>
      </w:r>
      <w:r>
        <w:rPr>
          <w:rFonts w:ascii="Times New Roman" w:hAnsi="Times New Roman" w:cs="Times New Roman"/>
        </w:rPr>
        <w:t>.</w:t>
      </w:r>
    </w:p>
    <w:p w:rsidR="001B221C" w:rsidRDefault="001A4A87" w:rsidP="00CB2772">
      <w:pPr>
        <w:jc w:val="both"/>
        <w:rPr>
          <w:rFonts w:ascii="Times New Roman" w:hAnsi="Times New Roman" w:cs="Times New Roman"/>
        </w:rPr>
      </w:pPr>
      <w:r>
        <w:rPr>
          <w:rFonts w:ascii="Times New Roman" w:hAnsi="Times New Roman" w:cs="Times New Roman"/>
        </w:rPr>
        <w:t>Goal of the robot is to r</w:t>
      </w:r>
      <w:r w:rsidR="001B221C" w:rsidRPr="00097230">
        <w:rPr>
          <w:rFonts w:ascii="Times New Roman" w:hAnsi="Times New Roman" w:cs="Times New Roman"/>
        </w:rPr>
        <w:t>each</w:t>
      </w:r>
      <w:r w:rsidR="00097230" w:rsidRPr="00097230">
        <w:rPr>
          <w:rFonts w:ascii="Times New Roman" w:hAnsi="Times New Roman" w:cs="Times New Roman"/>
        </w:rPr>
        <w:t xml:space="preserve"> to</w:t>
      </w:r>
      <w:r w:rsidR="001B221C" w:rsidRPr="00097230">
        <w:rPr>
          <w:rFonts w:ascii="Times New Roman" w:hAnsi="Times New Roman" w:cs="Times New Roman"/>
        </w:rPr>
        <w:t xml:space="preserve"> the</w:t>
      </w:r>
      <w:r w:rsidR="00097230" w:rsidRPr="00097230">
        <w:rPr>
          <w:rFonts w:ascii="Times New Roman" w:hAnsi="Times New Roman" w:cs="Times New Roman"/>
        </w:rPr>
        <w:t xml:space="preserve"> target location</w:t>
      </w:r>
      <w:r w:rsidR="001B221C" w:rsidRPr="00097230">
        <w:rPr>
          <w:rFonts w:ascii="Times New Roman" w:hAnsi="Times New Roman" w:cs="Times New Roman"/>
        </w:rPr>
        <w:t xml:space="preserve">, by following </w:t>
      </w:r>
      <w:r w:rsidR="00097230">
        <w:rPr>
          <w:rFonts w:ascii="Times New Roman" w:hAnsi="Times New Roman" w:cs="Times New Roman"/>
        </w:rPr>
        <w:t>a</w:t>
      </w:r>
      <w:r w:rsidR="00097230" w:rsidRPr="00097230">
        <w:rPr>
          <w:rFonts w:ascii="Times New Roman" w:hAnsi="Times New Roman" w:cs="Times New Roman"/>
        </w:rPr>
        <w:t xml:space="preserve"> path</w:t>
      </w:r>
      <w:r w:rsidR="001B221C" w:rsidRPr="00097230">
        <w:rPr>
          <w:rFonts w:ascii="Times New Roman" w:hAnsi="Times New Roman" w:cs="Times New Roman"/>
        </w:rPr>
        <w:t xml:space="preserve"> which has obstacles and </w:t>
      </w:r>
      <w:r w:rsidR="00DF2946" w:rsidRPr="00097230">
        <w:rPr>
          <w:rFonts w:ascii="Times New Roman" w:hAnsi="Times New Roman" w:cs="Times New Roman"/>
        </w:rPr>
        <w:t>discontinu</w:t>
      </w:r>
      <w:r w:rsidR="00DF2946">
        <w:rPr>
          <w:rFonts w:ascii="Times New Roman" w:hAnsi="Times New Roman" w:cs="Times New Roman"/>
        </w:rPr>
        <w:t>it</w:t>
      </w:r>
      <w:r w:rsidR="00DF2946" w:rsidRPr="00097230">
        <w:rPr>
          <w:rFonts w:ascii="Times New Roman" w:hAnsi="Times New Roman" w:cs="Times New Roman"/>
        </w:rPr>
        <w:t>ies</w:t>
      </w:r>
      <w:r w:rsidR="00097230" w:rsidRPr="00097230">
        <w:rPr>
          <w:rFonts w:ascii="Times New Roman" w:hAnsi="Times New Roman" w:cs="Times New Roman"/>
        </w:rPr>
        <w:t xml:space="preserve"> among the path</w:t>
      </w:r>
      <w:r w:rsidR="001B221C" w:rsidRPr="00097230">
        <w:rPr>
          <w:rFonts w:ascii="Times New Roman" w:hAnsi="Times New Roman" w:cs="Times New Roman"/>
        </w:rPr>
        <w:t xml:space="preserve">, while utilizing the available energy and </w:t>
      </w:r>
      <w:r w:rsidR="00097230" w:rsidRPr="00097230">
        <w:rPr>
          <w:rFonts w:ascii="Times New Roman" w:hAnsi="Times New Roman" w:cs="Times New Roman"/>
        </w:rPr>
        <w:t>attending</w:t>
      </w:r>
      <w:r w:rsidR="001B221C" w:rsidRPr="00097230">
        <w:rPr>
          <w:rFonts w:ascii="Times New Roman" w:hAnsi="Times New Roman" w:cs="Times New Roman"/>
        </w:rPr>
        <w:t xml:space="preserve"> awareness </w:t>
      </w:r>
      <w:r w:rsidR="00097230" w:rsidRPr="00097230">
        <w:rPr>
          <w:rFonts w:ascii="Times New Roman" w:hAnsi="Times New Roman" w:cs="Times New Roman"/>
        </w:rPr>
        <w:t>to</w:t>
      </w:r>
      <w:r w:rsidR="001B221C" w:rsidRPr="00097230">
        <w:rPr>
          <w:rFonts w:ascii="Times New Roman" w:hAnsi="Times New Roman" w:cs="Times New Roman"/>
        </w:rPr>
        <w:t xml:space="preserve"> the </w:t>
      </w:r>
      <w:r w:rsidR="00097230" w:rsidRPr="00097230">
        <w:rPr>
          <w:rFonts w:ascii="Times New Roman" w:hAnsi="Times New Roman" w:cs="Times New Roman"/>
        </w:rPr>
        <w:t xml:space="preserve">temperature. </w:t>
      </w:r>
      <w:r w:rsidR="00DE609B">
        <w:rPr>
          <w:rFonts w:ascii="Times New Roman" w:hAnsi="Times New Roman" w:cs="Times New Roman"/>
        </w:rPr>
        <w:t>Initially, t</w:t>
      </w:r>
      <w:r w:rsidR="00097230">
        <w:rPr>
          <w:rFonts w:ascii="Times New Roman" w:hAnsi="Times New Roman" w:cs="Times New Roman"/>
        </w:rPr>
        <w:t xml:space="preserve">he distance from start to </w:t>
      </w:r>
      <w:r>
        <w:rPr>
          <w:rFonts w:ascii="Times New Roman" w:hAnsi="Times New Roman" w:cs="Times New Roman"/>
        </w:rPr>
        <w:t>the target location</w:t>
      </w:r>
      <w:r w:rsidR="00097230">
        <w:rPr>
          <w:rFonts w:ascii="Times New Roman" w:hAnsi="Times New Roman" w:cs="Times New Roman"/>
        </w:rPr>
        <w:t xml:space="preserve"> will be given as an input to the robot.</w:t>
      </w:r>
      <w:r w:rsidR="00DE609B">
        <w:rPr>
          <w:rFonts w:ascii="Times New Roman" w:hAnsi="Times New Roman" w:cs="Times New Roman"/>
        </w:rPr>
        <w:t xml:space="preserve"> Wheel encoders will be used to find the traveled distance and remaining distance will be calcul</w:t>
      </w:r>
      <w:r w:rsidR="00794481">
        <w:rPr>
          <w:rFonts w:ascii="Times New Roman" w:hAnsi="Times New Roman" w:cs="Times New Roman"/>
        </w:rPr>
        <w:t>ated</w:t>
      </w:r>
      <w:r w:rsidR="00DE609B">
        <w:rPr>
          <w:rFonts w:ascii="Times New Roman" w:hAnsi="Times New Roman" w:cs="Times New Roman"/>
        </w:rPr>
        <w:t xml:space="preserve"> by reducing the total distance from current distance. </w:t>
      </w:r>
      <w:r w:rsidR="00097230">
        <w:rPr>
          <w:rFonts w:ascii="Times New Roman" w:hAnsi="Times New Roman" w:cs="Times New Roman"/>
        </w:rPr>
        <w:t xml:space="preserve"> </w:t>
      </w:r>
      <w:r w:rsidR="008F60B3">
        <w:rPr>
          <w:rFonts w:ascii="Times New Roman" w:hAnsi="Times New Roman" w:cs="Times New Roman"/>
        </w:rPr>
        <w:t>Figure 7</w:t>
      </w:r>
      <w:r w:rsidR="00CB2772">
        <w:rPr>
          <w:rFonts w:ascii="Times New Roman" w:hAnsi="Times New Roman" w:cs="Times New Roman"/>
        </w:rPr>
        <w:t xml:space="preserve"> shows the map of the robot arena which has obstacles, and line </w:t>
      </w:r>
      <w:r w:rsidR="00DF2946">
        <w:rPr>
          <w:rFonts w:ascii="Times New Roman" w:hAnsi="Times New Roman" w:cs="Times New Roman"/>
        </w:rPr>
        <w:t>discontinuities</w:t>
      </w:r>
      <w:r w:rsidR="00CB2772">
        <w:rPr>
          <w:rFonts w:ascii="Times New Roman" w:hAnsi="Times New Roman" w:cs="Times New Roman"/>
        </w:rPr>
        <w:t xml:space="preserve"> among the path.  </w:t>
      </w:r>
    </w:p>
    <w:p w:rsidR="00122475" w:rsidRPr="008535C6" w:rsidRDefault="008535C6" w:rsidP="008535C6">
      <w:pPr>
        <w:jc w:val="center"/>
        <w:rPr>
          <w:rFonts w:ascii="Times New Roman" w:hAnsi="Times New Roman" w:cs="Times New Roman"/>
        </w:rPr>
      </w:pPr>
      <w:r>
        <w:rPr>
          <w:rFonts w:ascii="Times New Roman" w:hAnsi="Times New Roman" w:cs="Times New Roman"/>
          <w:noProof/>
        </w:rPr>
        <w:drawing>
          <wp:inline distT="0" distB="0" distL="0" distR="0">
            <wp:extent cx="2273234" cy="1879600"/>
            <wp:effectExtent l="0" t="0" r="0" b="6350"/>
            <wp:docPr id="42" name="Picture 42" descr="C:\Users\Me\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AppData\Local\Microsoft\Windows\INetCache\Content.Word\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9809" cy="1885036"/>
                    </a:xfrm>
                    <a:prstGeom prst="rect">
                      <a:avLst/>
                    </a:prstGeom>
                    <a:noFill/>
                    <a:ln>
                      <a:noFill/>
                    </a:ln>
                  </pic:spPr>
                </pic:pic>
              </a:graphicData>
            </a:graphic>
          </wp:inline>
        </w:drawing>
      </w:r>
    </w:p>
    <w:p w:rsidR="008535C6" w:rsidRPr="008535C6" w:rsidRDefault="008F60B3" w:rsidP="008535C6">
      <w:pPr>
        <w:pStyle w:val="Heading4"/>
        <w:jc w:val="center"/>
      </w:pPr>
      <w:bookmarkStart w:id="33" w:name="_Toc489240173"/>
      <w:r>
        <w:t>Figure 7</w:t>
      </w:r>
      <w:r w:rsidR="008535C6" w:rsidRPr="008535C6">
        <w:t>: Goal of the robot</w:t>
      </w:r>
      <w:bookmarkEnd w:id="33"/>
    </w:p>
    <w:p w:rsidR="008535C6" w:rsidRDefault="008535C6" w:rsidP="002D5832">
      <w:pPr>
        <w:jc w:val="center"/>
      </w:pPr>
    </w:p>
    <w:p w:rsidR="00E27EE9" w:rsidRDefault="00E27EE9" w:rsidP="00064ED0"/>
    <w:p w:rsidR="00C96B85" w:rsidRPr="002C7F71" w:rsidRDefault="00E27EE9" w:rsidP="002C7F71">
      <w:pPr>
        <w:pStyle w:val="Heading3"/>
      </w:pPr>
      <w:bookmarkStart w:id="34" w:name="_Toc489240164"/>
      <w:r w:rsidRPr="002C7F71">
        <w:lastRenderedPageBreak/>
        <w:t>2.</w:t>
      </w:r>
      <w:r w:rsidR="002C7F71" w:rsidRPr="002C7F71">
        <w:t>3</w:t>
      </w:r>
      <w:r w:rsidRPr="002C7F71">
        <w:t>. Robotic</w:t>
      </w:r>
      <w:r w:rsidR="00064ED0" w:rsidRPr="002C7F71">
        <w:t xml:space="preserve"> Architecture</w:t>
      </w:r>
      <w:bookmarkEnd w:id="34"/>
      <w:r w:rsidR="00064ED0" w:rsidRPr="002C7F71">
        <w:t xml:space="preserve"> </w:t>
      </w:r>
    </w:p>
    <w:p w:rsidR="00CB2772" w:rsidRPr="00CB2772" w:rsidRDefault="00CB2772" w:rsidP="00CB2772"/>
    <w:p w:rsidR="00855853" w:rsidRDefault="00855853" w:rsidP="00C96B85">
      <w:r w:rsidRPr="001A4A87">
        <w:rPr>
          <w:rFonts w:ascii="Times New Roman" w:hAnsi="Times New Roman" w:cs="Times New Roman"/>
        </w:rPr>
        <w:t xml:space="preserve">In this section, </w:t>
      </w:r>
      <w:r w:rsidR="004D105D" w:rsidRPr="001A4A87">
        <w:rPr>
          <w:rFonts w:ascii="Times New Roman" w:hAnsi="Times New Roman" w:cs="Times New Roman"/>
        </w:rPr>
        <w:t xml:space="preserve">architecture </w:t>
      </w:r>
      <w:r w:rsidR="00CB2772">
        <w:rPr>
          <w:rFonts w:ascii="Times New Roman" w:hAnsi="Times New Roman" w:cs="Times New Roman"/>
        </w:rPr>
        <w:t>of the proposed neuro-fuzzy based reactive robot</w:t>
      </w:r>
      <w:r w:rsidR="004D105D" w:rsidRPr="001A4A87">
        <w:rPr>
          <w:rFonts w:ascii="Times New Roman" w:hAnsi="Times New Roman" w:cs="Times New Roman"/>
        </w:rPr>
        <w:t xml:space="preserve"> will be explained</w:t>
      </w:r>
      <w:r w:rsidR="004D105D">
        <w:t>.</w:t>
      </w:r>
    </w:p>
    <w:p w:rsidR="00855853" w:rsidRDefault="00F315C0" w:rsidP="00C96B85">
      <w:pPr>
        <w:rPr>
          <w:rFonts w:ascii="Times New Roman" w:hAnsi="Times New Roman" w:cs="Times New Roman"/>
          <w:b/>
          <w:bCs/>
        </w:rPr>
      </w:pPr>
      <w:r>
        <w:rPr>
          <w:rFonts w:ascii="Times New Roman" w:hAnsi="Times New Roman" w:cs="Times New Roman"/>
          <w:b/>
          <w:bCs/>
        </w:rPr>
        <w:t>Design of Behavioral Reactive Robotic Architecture</w:t>
      </w:r>
    </w:p>
    <w:p w:rsidR="00064ED0" w:rsidRDefault="001A4A87" w:rsidP="006A6471">
      <w:pPr>
        <w:spacing w:after="0" w:line="240" w:lineRule="auto"/>
        <w:jc w:val="both"/>
        <w:rPr>
          <w:rFonts w:ascii="Times New Roman" w:hAnsi="Times New Roman" w:cs="Times New Roman"/>
        </w:rPr>
      </w:pPr>
      <w:r>
        <w:rPr>
          <w:rFonts w:ascii="Times New Roman" w:hAnsi="Times New Roman" w:cs="Times New Roman"/>
        </w:rPr>
        <w:t>As explained in the literature review section, behavioral robots are implemented using elementary behaviors</w:t>
      </w:r>
      <w:r w:rsidR="00CB2772">
        <w:rPr>
          <w:rFonts w:ascii="Times New Roman" w:hAnsi="Times New Roman" w:cs="Times New Roman"/>
        </w:rPr>
        <w:t xml:space="preserve">. These behaviors take control over the other behaviors according to the current requirement. All these behaviors are acting towards the completion of the task. In this, research the main goal has been divided into four elementary behaviors as follows. </w:t>
      </w:r>
    </w:p>
    <w:p w:rsidR="001A4A87" w:rsidRDefault="001A4A87" w:rsidP="00064ED0">
      <w:pPr>
        <w:spacing w:after="0" w:line="240" w:lineRule="auto"/>
        <w:rPr>
          <w:rFonts w:ascii="Times New Roman" w:eastAsia="Times New Roman" w:hAnsi="Times New Roman" w:cs="Times New Roman"/>
          <w:sz w:val="24"/>
          <w:szCs w:val="24"/>
        </w:rPr>
      </w:pPr>
    </w:p>
    <w:p w:rsidR="00C96B85" w:rsidRPr="00CB2772" w:rsidRDefault="00C96B85" w:rsidP="001A4A87">
      <w:pPr>
        <w:pStyle w:val="ListParagraph"/>
        <w:numPr>
          <w:ilvl w:val="0"/>
          <w:numId w:val="16"/>
        </w:numPr>
        <w:spacing w:after="0" w:line="240" w:lineRule="auto"/>
        <w:rPr>
          <w:rFonts w:ascii="Times New Roman" w:eastAsia="Times New Roman" w:hAnsi="Times New Roman" w:cs="Times New Roman"/>
          <w:b/>
          <w:bCs/>
        </w:rPr>
      </w:pPr>
      <w:r w:rsidRPr="00CB2772">
        <w:rPr>
          <w:rFonts w:ascii="Times New Roman" w:eastAsia="Times New Roman" w:hAnsi="Times New Roman" w:cs="Times New Roman"/>
          <w:b/>
          <w:bCs/>
        </w:rPr>
        <w:t>Obstacle Avoidance Behavior</w:t>
      </w:r>
    </w:p>
    <w:p w:rsidR="001A4A87" w:rsidRPr="001A4A87" w:rsidRDefault="001A4A87" w:rsidP="006A6471">
      <w:pPr>
        <w:spacing w:after="0" w:line="240" w:lineRule="auto"/>
        <w:jc w:val="both"/>
        <w:rPr>
          <w:rFonts w:ascii="Times New Roman" w:eastAsia="Times New Roman" w:hAnsi="Times New Roman" w:cs="Times New Roman"/>
          <w:sz w:val="24"/>
          <w:szCs w:val="24"/>
        </w:rPr>
      </w:pPr>
    </w:p>
    <w:p w:rsidR="00C96B85" w:rsidRPr="00CB2772" w:rsidRDefault="00C96B85" w:rsidP="006A6471">
      <w:pPr>
        <w:spacing w:after="0" w:line="240" w:lineRule="auto"/>
        <w:ind w:left="360"/>
        <w:jc w:val="both"/>
        <w:rPr>
          <w:rFonts w:ascii="Times New Roman" w:eastAsia="Times New Roman" w:hAnsi="Times New Roman" w:cs="Times New Roman"/>
        </w:rPr>
      </w:pPr>
      <w:r w:rsidRPr="00CB2772">
        <w:rPr>
          <w:rFonts w:ascii="Times New Roman" w:eastAsia="Times New Roman" w:hAnsi="Times New Roman" w:cs="Times New Roman"/>
        </w:rPr>
        <w:t>Obstacle avoidance behavior is an algorithm to provide the ability of the robot to avoid any kind of obstacle</w:t>
      </w:r>
      <w:r w:rsidR="00DF2946">
        <w:rPr>
          <w:rFonts w:ascii="Times New Roman" w:eastAsia="Times New Roman" w:hAnsi="Times New Roman" w:cs="Times New Roman"/>
        </w:rPr>
        <w:t>s</w:t>
      </w:r>
      <w:r w:rsidRPr="00CB2772">
        <w:rPr>
          <w:rFonts w:ascii="Times New Roman" w:eastAsia="Times New Roman" w:hAnsi="Times New Roman" w:cs="Times New Roman"/>
        </w:rPr>
        <w:t xml:space="preserve"> to prevent collision. The obstacle avoidance mode is defined as when any of the front distance sensors detects obstacles.</w:t>
      </w:r>
    </w:p>
    <w:p w:rsidR="00C96B85" w:rsidRPr="00C96B85" w:rsidRDefault="00C96B85" w:rsidP="006A6471">
      <w:pPr>
        <w:spacing w:after="0" w:line="240" w:lineRule="auto"/>
        <w:jc w:val="both"/>
        <w:rPr>
          <w:rFonts w:ascii="Times New Roman" w:eastAsia="Times New Roman" w:hAnsi="Times New Roman" w:cs="Times New Roman"/>
          <w:sz w:val="24"/>
          <w:szCs w:val="24"/>
        </w:rPr>
      </w:pPr>
    </w:p>
    <w:p w:rsidR="001A4A87" w:rsidRPr="00CB2772" w:rsidRDefault="00F1661F" w:rsidP="006A6471">
      <w:pPr>
        <w:pStyle w:val="ListParagraph"/>
        <w:numPr>
          <w:ilvl w:val="0"/>
          <w:numId w:val="16"/>
        </w:numPr>
        <w:spacing w:after="0" w:line="240" w:lineRule="auto"/>
        <w:jc w:val="both"/>
        <w:rPr>
          <w:rFonts w:ascii="Times New Roman" w:eastAsia="Times New Roman" w:hAnsi="Times New Roman" w:cs="Times New Roman"/>
          <w:b/>
          <w:bCs/>
        </w:rPr>
      </w:pPr>
      <w:r>
        <w:rPr>
          <w:rFonts w:ascii="Times New Roman" w:eastAsia="Times New Roman" w:hAnsi="Times New Roman" w:cs="Times New Roman"/>
          <w:b/>
          <w:bCs/>
        </w:rPr>
        <w:t>Path</w:t>
      </w:r>
      <w:r w:rsidR="00C35AF0">
        <w:rPr>
          <w:rFonts w:ascii="Times New Roman" w:eastAsia="Times New Roman" w:hAnsi="Times New Roman" w:cs="Times New Roman"/>
          <w:b/>
          <w:bCs/>
        </w:rPr>
        <w:t xml:space="preserve"> F</w:t>
      </w:r>
      <w:r w:rsidR="00C96B85" w:rsidRPr="00CB2772">
        <w:rPr>
          <w:rFonts w:ascii="Times New Roman" w:eastAsia="Times New Roman" w:hAnsi="Times New Roman" w:cs="Times New Roman"/>
          <w:b/>
          <w:bCs/>
        </w:rPr>
        <w:t>ollowing Behavior</w:t>
      </w:r>
    </w:p>
    <w:p w:rsidR="001A4A87" w:rsidRPr="001A4A87" w:rsidRDefault="001A4A87" w:rsidP="006A6471">
      <w:pPr>
        <w:spacing w:after="0" w:line="240" w:lineRule="auto"/>
        <w:ind w:left="720"/>
        <w:jc w:val="both"/>
        <w:rPr>
          <w:rFonts w:ascii="Times New Roman" w:eastAsia="Times New Roman" w:hAnsi="Times New Roman" w:cs="Times New Roman"/>
          <w:sz w:val="24"/>
          <w:szCs w:val="24"/>
        </w:rPr>
      </w:pPr>
    </w:p>
    <w:p w:rsidR="00C96B85" w:rsidRPr="00CB2772" w:rsidRDefault="00F1661F" w:rsidP="006A6471">
      <w:pPr>
        <w:spacing w:after="0" w:line="240" w:lineRule="auto"/>
        <w:ind w:left="360"/>
        <w:jc w:val="both"/>
        <w:rPr>
          <w:rFonts w:ascii="Times New Roman" w:eastAsia="Times New Roman" w:hAnsi="Times New Roman" w:cs="Times New Roman"/>
        </w:rPr>
      </w:pPr>
      <w:r>
        <w:rPr>
          <w:rFonts w:ascii="Times New Roman" w:eastAsia="Times New Roman" w:hAnsi="Times New Roman" w:cs="Times New Roman"/>
        </w:rPr>
        <w:t>Path</w:t>
      </w:r>
      <w:r w:rsidR="001A4A87" w:rsidRPr="00CB2772">
        <w:rPr>
          <w:rFonts w:ascii="Times New Roman" w:eastAsia="Times New Roman" w:hAnsi="Times New Roman" w:cs="Times New Roman"/>
        </w:rPr>
        <w:t xml:space="preserve"> fo</w:t>
      </w:r>
      <w:r w:rsidR="00C96B85" w:rsidRPr="00CB2772">
        <w:rPr>
          <w:rFonts w:ascii="Times New Roman" w:eastAsia="Times New Roman" w:hAnsi="Times New Roman" w:cs="Times New Roman"/>
        </w:rPr>
        <w:t xml:space="preserve">llowing behavior is an algorithm to navigate the robot along the </w:t>
      </w:r>
      <w:r w:rsidR="00CB2772">
        <w:rPr>
          <w:rFonts w:ascii="Times New Roman" w:eastAsia="Times New Roman" w:hAnsi="Times New Roman" w:cs="Times New Roman"/>
        </w:rPr>
        <w:t>path using its IR sensors</w:t>
      </w:r>
      <w:r w:rsidR="00C96B85" w:rsidRPr="00CB2772">
        <w:rPr>
          <w:rFonts w:ascii="Times New Roman" w:eastAsia="Times New Roman" w:hAnsi="Times New Roman" w:cs="Times New Roman"/>
        </w:rPr>
        <w:t xml:space="preserve">. It </w:t>
      </w:r>
      <w:r w:rsidR="00CB2772">
        <w:rPr>
          <w:rFonts w:ascii="Times New Roman" w:eastAsia="Times New Roman" w:hAnsi="Times New Roman" w:cs="Times New Roman"/>
        </w:rPr>
        <w:t xml:space="preserve">works by adjusting the speed of the motors </w:t>
      </w:r>
      <w:r w:rsidR="00DE609B">
        <w:rPr>
          <w:rFonts w:ascii="Times New Roman" w:eastAsia="Times New Roman" w:hAnsi="Times New Roman" w:cs="Times New Roman"/>
        </w:rPr>
        <w:t>to remain in the</w:t>
      </w:r>
      <w:r w:rsidR="00C96B85" w:rsidRPr="00CB2772">
        <w:rPr>
          <w:rFonts w:ascii="Times New Roman" w:eastAsia="Times New Roman" w:hAnsi="Times New Roman" w:cs="Times New Roman"/>
        </w:rPr>
        <w:t xml:space="preserve"> desired </w:t>
      </w:r>
      <w:r w:rsidR="00DE609B">
        <w:rPr>
          <w:rFonts w:ascii="Times New Roman" w:eastAsia="Times New Roman" w:hAnsi="Times New Roman" w:cs="Times New Roman"/>
        </w:rPr>
        <w:t xml:space="preserve">path with </w:t>
      </w:r>
      <w:r w:rsidR="00C96B85" w:rsidRPr="00CB2772">
        <w:rPr>
          <w:rFonts w:ascii="Times New Roman" w:eastAsia="Times New Roman" w:hAnsi="Times New Roman" w:cs="Times New Roman"/>
        </w:rPr>
        <w:t>distance</w:t>
      </w:r>
      <w:r w:rsidR="00DE609B">
        <w:rPr>
          <w:rFonts w:ascii="Times New Roman" w:eastAsia="Times New Roman" w:hAnsi="Times New Roman" w:cs="Times New Roman"/>
        </w:rPr>
        <w:t xml:space="preserve">. PID controller will be used to maintain the smoothness of movement of the robot. </w:t>
      </w:r>
    </w:p>
    <w:p w:rsidR="00C96B85" w:rsidRPr="00C96B85" w:rsidRDefault="00C96B85" w:rsidP="006A6471">
      <w:pPr>
        <w:spacing w:after="0" w:line="240" w:lineRule="auto"/>
        <w:jc w:val="both"/>
        <w:rPr>
          <w:rFonts w:ascii="Times New Roman" w:eastAsia="Times New Roman" w:hAnsi="Times New Roman" w:cs="Times New Roman"/>
          <w:sz w:val="24"/>
          <w:szCs w:val="24"/>
        </w:rPr>
      </w:pPr>
    </w:p>
    <w:p w:rsidR="00C96B85" w:rsidRPr="004C1A31" w:rsidRDefault="00C35AF0" w:rsidP="006A6471">
      <w:pPr>
        <w:pStyle w:val="ListParagraph"/>
        <w:numPr>
          <w:ilvl w:val="0"/>
          <w:numId w:val="16"/>
        </w:numPr>
        <w:spacing w:after="0" w:line="240" w:lineRule="auto"/>
        <w:jc w:val="both"/>
        <w:rPr>
          <w:rFonts w:ascii="Times New Roman" w:eastAsia="Times New Roman" w:hAnsi="Times New Roman" w:cs="Times New Roman"/>
          <w:b/>
          <w:bCs/>
        </w:rPr>
      </w:pPr>
      <w:r w:rsidRPr="004C1A31">
        <w:rPr>
          <w:rFonts w:ascii="Times New Roman" w:eastAsia="Times New Roman" w:hAnsi="Times New Roman" w:cs="Times New Roman"/>
          <w:b/>
          <w:bCs/>
        </w:rPr>
        <w:t xml:space="preserve">Line Finding </w:t>
      </w:r>
      <w:r w:rsidR="0020413B" w:rsidRPr="004C1A31">
        <w:rPr>
          <w:rFonts w:ascii="Times New Roman" w:eastAsia="Times New Roman" w:hAnsi="Times New Roman" w:cs="Times New Roman"/>
          <w:b/>
          <w:bCs/>
        </w:rPr>
        <w:t>B</w:t>
      </w:r>
      <w:r w:rsidR="00CB2772" w:rsidRPr="004C1A31">
        <w:rPr>
          <w:rFonts w:ascii="Times New Roman" w:eastAsia="Times New Roman" w:hAnsi="Times New Roman" w:cs="Times New Roman"/>
          <w:b/>
          <w:bCs/>
        </w:rPr>
        <w:t>ehavior</w:t>
      </w:r>
    </w:p>
    <w:p w:rsidR="00CB2772" w:rsidRPr="004C1A31" w:rsidRDefault="00CB2772" w:rsidP="006A6471">
      <w:pPr>
        <w:spacing w:after="0" w:line="240" w:lineRule="auto"/>
        <w:jc w:val="both"/>
        <w:rPr>
          <w:rFonts w:ascii="Times New Roman" w:eastAsia="Times New Roman" w:hAnsi="Times New Roman" w:cs="Times New Roman"/>
        </w:rPr>
      </w:pPr>
    </w:p>
    <w:p w:rsidR="00C96B85" w:rsidRPr="004C1A31" w:rsidRDefault="00F1661F" w:rsidP="006A6471">
      <w:pPr>
        <w:spacing w:after="0" w:line="240" w:lineRule="auto"/>
        <w:ind w:left="360"/>
        <w:jc w:val="both"/>
        <w:rPr>
          <w:rFonts w:ascii="Times New Roman" w:eastAsia="Times New Roman" w:hAnsi="Times New Roman" w:cs="Times New Roman"/>
        </w:rPr>
      </w:pPr>
      <w:r w:rsidRPr="004C1A31">
        <w:rPr>
          <w:rFonts w:ascii="Times New Roman" w:eastAsia="Times New Roman" w:hAnsi="Times New Roman" w:cs="Times New Roman"/>
        </w:rPr>
        <w:t>When path</w:t>
      </w:r>
      <w:r w:rsidR="00DE609B" w:rsidRPr="004C1A31">
        <w:rPr>
          <w:rFonts w:ascii="Times New Roman" w:eastAsia="Times New Roman" w:hAnsi="Times New Roman" w:cs="Times New Roman"/>
        </w:rPr>
        <w:t xml:space="preserve"> discontinuity occur</w:t>
      </w:r>
      <w:r w:rsidRPr="004C1A31">
        <w:rPr>
          <w:rFonts w:ascii="Times New Roman" w:eastAsia="Times New Roman" w:hAnsi="Times New Roman" w:cs="Times New Roman"/>
        </w:rPr>
        <w:t xml:space="preserve">s, this behavior should get </w:t>
      </w:r>
      <w:r w:rsidR="00DE609B" w:rsidRPr="004C1A31">
        <w:rPr>
          <w:rFonts w:ascii="Times New Roman" w:eastAsia="Times New Roman" w:hAnsi="Times New Roman" w:cs="Times New Roman"/>
        </w:rPr>
        <w:t xml:space="preserve">activated and robot should </w:t>
      </w:r>
      <w:r w:rsidR="00C35AF0" w:rsidRPr="004C1A31">
        <w:rPr>
          <w:rFonts w:ascii="Times New Roman" w:eastAsia="Times New Roman" w:hAnsi="Times New Roman" w:cs="Times New Roman"/>
        </w:rPr>
        <w:t xml:space="preserve">move randomly </w:t>
      </w:r>
      <w:r w:rsidR="00DE609B" w:rsidRPr="004C1A31">
        <w:rPr>
          <w:rFonts w:ascii="Times New Roman" w:eastAsia="Times New Roman" w:hAnsi="Times New Roman" w:cs="Times New Roman"/>
        </w:rPr>
        <w:t xml:space="preserve">across the arena to get back into the path. </w:t>
      </w:r>
    </w:p>
    <w:p w:rsidR="00C96B85" w:rsidRPr="00C96B85" w:rsidRDefault="00C96B85" w:rsidP="006A6471">
      <w:pPr>
        <w:spacing w:after="0" w:line="240" w:lineRule="auto"/>
        <w:jc w:val="both"/>
        <w:rPr>
          <w:rFonts w:ascii="Times New Roman" w:eastAsia="Times New Roman" w:hAnsi="Times New Roman" w:cs="Times New Roman"/>
          <w:sz w:val="24"/>
          <w:szCs w:val="24"/>
        </w:rPr>
      </w:pPr>
    </w:p>
    <w:p w:rsidR="00C96B85" w:rsidRPr="00137118" w:rsidRDefault="00C96B85" w:rsidP="006A6471">
      <w:pPr>
        <w:spacing w:after="0" w:line="240" w:lineRule="auto"/>
        <w:ind w:firstLine="360"/>
        <w:jc w:val="both"/>
        <w:rPr>
          <w:rFonts w:ascii="Times New Roman" w:eastAsia="Times New Roman" w:hAnsi="Times New Roman" w:cs="Times New Roman"/>
          <w:b/>
          <w:bCs/>
        </w:rPr>
      </w:pPr>
      <w:r w:rsidRPr="00137118">
        <w:rPr>
          <w:rFonts w:ascii="Times New Roman" w:eastAsia="Times New Roman" w:hAnsi="Times New Roman" w:cs="Times New Roman"/>
          <w:b/>
          <w:bCs/>
        </w:rPr>
        <w:t xml:space="preserve">4) Finding </w:t>
      </w:r>
      <w:r w:rsidR="00F1661F" w:rsidRPr="00137118">
        <w:rPr>
          <w:rFonts w:ascii="Times New Roman" w:eastAsia="Times New Roman" w:hAnsi="Times New Roman" w:cs="Times New Roman"/>
          <w:b/>
          <w:bCs/>
        </w:rPr>
        <w:t xml:space="preserve">the </w:t>
      </w:r>
      <w:r w:rsidRPr="00137118">
        <w:rPr>
          <w:rFonts w:ascii="Times New Roman" w:eastAsia="Times New Roman" w:hAnsi="Times New Roman" w:cs="Times New Roman"/>
          <w:b/>
          <w:bCs/>
        </w:rPr>
        <w:t>Target Behavior</w:t>
      </w:r>
    </w:p>
    <w:p w:rsidR="00CB2772" w:rsidRPr="00137118" w:rsidRDefault="00CB2772" w:rsidP="006A6471">
      <w:pPr>
        <w:spacing w:after="0" w:line="240" w:lineRule="auto"/>
        <w:jc w:val="both"/>
        <w:rPr>
          <w:rFonts w:ascii="Times New Roman" w:eastAsia="Times New Roman" w:hAnsi="Times New Roman" w:cs="Times New Roman"/>
        </w:rPr>
      </w:pPr>
    </w:p>
    <w:p w:rsidR="00C96B85" w:rsidRPr="00137118" w:rsidRDefault="00C96B85" w:rsidP="006A6471">
      <w:pPr>
        <w:spacing w:after="0" w:line="240" w:lineRule="auto"/>
        <w:ind w:left="360"/>
        <w:jc w:val="both"/>
        <w:rPr>
          <w:rFonts w:ascii="Times New Roman" w:eastAsia="Times New Roman" w:hAnsi="Times New Roman" w:cs="Times New Roman"/>
        </w:rPr>
      </w:pPr>
      <w:r w:rsidRPr="00137118">
        <w:rPr>
          <w:rFonts w:ascii="Times New Roman" w:eastAsia="Times New Roman" w:hAnsi="Times New Roman" w:cs="Times New Roman"/>
        </w:rPr>
        <w:t xml:space="preserve">Finding </w:t>
      </w:r>
      <w:r w:rsidR="00F1661F" w:rsidRPr="00137118">
        <w:rPr>
          <w:rFonts w:ascii="Times New Roman" w:eastAsia="Times New Roman" w:hAnsi="Times New Roman" w:cs="Times New Roman"/>
        </w:rPr>
        <w:t xml:space="preserve">the </w:t>
      </w:r>
      <w:r w:rsidRPr="00137118">
        <w:rPr>
          <w:rFonts w:ascii="Times New Roman" w:eastAsia="Times New Roman" w:hAnsi="Times New Roman" w:cs="Times New Roman"/>
        </w:rPr>
        <w:t>target behavior is t</w:t>
      </w:r>
      <w:r w:rsidR="00F1661F" w:rsidRPr="00137118">
        <w:rPr>
          <w:rFonts w:ascii="Times New Roman" w:eastAsia="Times New Roman" w:hAnsi="Times New Roman" w:cs="Times New Roman"/>
        </w:rPr>
        <w:t>he verification layer</w:t>
      </w:r>
      <w:r w:rsidRPr="00137118">
        <w:rPr>
          <w:rFonts w:ascii="Times New Roman" w:eastAsia="Times New Roman" w:hAnsi="Times New Roman" w:cs="Times New Roman"/>
        </w:rPr>
        <w:t xml:space="preserve"> of the localization sys</w:t>
      </w:r>
      <w:r w:rsidR="004C1A31" w:rsidRPr="00137118">
        <w:rPr>
          <w:rFonts w:ascii="Times New Roman" w:eastAsia="Times New Roman" w:hAnsi="Times New Roman" w:cs="Times New Roman"/>
        </w:rPr>
        <w:t xml:space="preserve">tem. In this part, </w:t>
      </w:r>
      <w:r w:rsidRPr="00137118">
        <w:rPr>
          <w:rFonts w:ascii="Times New Roman" w:eastAsia="Times New Roman" w:hAnsi="Times New Roman" w:cs="Times New Roman"/>
        </w:rPr>
        <w:t xml:space="preserve">a camera </w:t>
      </w:r>
      <w:r w:rsidR="004C1A31" w:rsidRPr="00137118">
        <w:rPr>
          <w:rFonts w:ascii="Times New Roman" w:eastAsia="Times New Roman" w:hAnsi="Times New Roman" w:cs="Times New Roman"/>
        </w:rPr>
        <w:t xml:space="preserve">will be used </w:t>
      </w:r>
      <w:r w:rsidRPr="00137118">
        <w:rPr>
          <w:rFonts w:ascii="Times New Roman" w:eastAsia="Times New Roman" w:hAnsi="Times New Roman" w:cs="Times New Roman"/>
        </w:rPr>
        <w:t xml:space="preserve">to verify the robot position. </w:t>
      </w:r>
      <w:r w:rsidR="004C1A31" w:rsidRPr="00137118">
        <w:rPr>
          <w:rFonts w:ascii="Times New Roman" w:eastAsia="Times New Roman" w:hAnsi="Times New Roman" w:cs="Times New Roman"/>
        </w:rPr>
        <w:t>T</w:t>
      </w:r>
      <w:r w:rsidRPr="00137118">
        <w:rPr>
          <w:rFonts w:ascii="Times New Roman" w:eastAsia="Times New Roman" w:hAnsi="Times New Roman" w:cs="Times New Roman"/>
        </w:rPr>
        <w:t xml:space="preserve">he vision subsystem can use </w:t>
      </w:r>
      <w:r w:rsidR="004C1A31" w:rsidRPr="00137118">
        <w:rPr>
          <w:rFonts w:ascii="Times New Roman" w:eastAsia="Times New Roman" w:hAnsi="Times New Roman" w:cs="Times New Roman"/>
        </w:rPr>
        <w:t>trained objects</w:t>
      </w:r>
      <w:r w:rsidRPr="00137118">
        <w:rPr>
          <w:rFonts w:ascii="Times New Roman" w:eastAsia="Times New Roman" w:hAnsi="Times New Roman" w:cs="Times New Roman"/>
        </w:rPr>
        <w:t xml:space="preserve"> to localize where the robot is located</w:t>
      </w:r>
      <w:r w:rsidR="004C1A31" w:rsidRPr="00137118">
        <w:rPr>
          <w:rFonts w:ascii="Times New Roman" w:eastAsia="Times New Roman" w:hAnsi="Times New Roman" w:cs="Times New Roman"/>
        </w:rPr>
        <w:t>.</w:t>
      </w:r>
    </w:p>
    <w:p w:rsidR="00C96B85" w:rsidRPr="00137118" w:rsidRDefault="00C96B85" w:rsidP="00064ED0">
      <w:pPr>
        <w:spacing w:after="0" w:line="240" w:lineRule="auto"/>
        <w:rPr>
          <w:rFonts w:ascii="Times New Roman" w:eastAsia="Times New Roman" w:hAnsi="Times New Roman" w:cs="Times New Roman"/>
        </w:rPr>
      </w:pPr>
    </w:p>
    <w:p w:rsidR="00F13E42" w:rsidRPr="00F315C0" w:rsidRDefault="004C1A31" w:rsidP="00E73346">
      <w:pPr>
        <w:spacing w:after="0" w:line="240" w:lineRule="auto"/>
        <w:jc w:val="both"/>
        <w:rPr>
          <w:rFonts w:ascii="Times New Roman" w:eastAsia="Times New Roman" w:hAnsi="Times New Roman" w:cs="Times New Roman"/>
        </w:rPr>
      </w:pPr>
      <w:r w:rsidRPr="00137118">
        <w:rPr>
          <w:rFonts w:ascii="Times New Roman" w:eastAsia="Times New Roman" w:hAnsi="Times New Roman" w:cs="Times New Roman"/>
        </w:rPr>
        <w:t xml:space="preserve">In this research, </w:t>
      </w:r>
      <w:r w:rsidR="006A6471" w:rsidRPr="00137118">
        <w:rPr>
          <w:rFonts w:ascii="Times New Roman" w:eastAsia="Times New Roman" w:hAnsi="Times New Roman" w:cs="Times New Roman"/>
        </w:rPr>
        <w:t xml:space="preserve">each elementary behavior will be </w:t>
      </w:r>
      <w:r w:rsidR="00D70A86" w:rsidRPr="00137118">
        <w:rPr>
          <w:rFonts w:ascii="Times New Roman" w:eastAsia="Times New Roman" w:hAnsi="Times New Roman" w:cs="Times New Roman"/>
        </w:rPr>
        <w:t>impleme</w:t>
      </w:r>
      <w:r w:rsidR="006A6471" w:rsidRPr="00137118">
        <w:rPr>
          <w:rFonts w:ascii="Times New Roman" w:eastAsia="Times New Roman" w:hAnsi="Times New Roman" w:cs="Times New Roman"/>
        </w:rPr>
        <w:t xml:space="preserve">nted using dynamic field theory. For each elementary behavior, there is a </w:t>
      </w:r>
      <w:r w:rsidR="00D70A86" w:rsidRPr="00137118">
        <w:rPr>
          <w:rFonts w:ascii="Times New Roman" w:eastAsia="Times New Roman" w:hAnsi="Times New Roman" w:cs="Times New Roman"/>
        </w:rPr>
        <w:t xml:space="preserve">dynamic </w:t>
      </w:r>
      <w:r w:rsidR="006A6471" w:rsidRPr="00137118">
        <w:rPr>
          <w:rFonts w:ascii="Times New Roman" w:eastAsia="Times New Roman" w:hAnsi="Times New Roman" w:cs="Times New Roman"/>
        </w:rPr>
        <w:t>neural activation field called Center of Satisfaction (</w:t>
      </w:r>
      <w:proofErr w:type="spellStart"/>
      <w:r w:rsidR="006A6471" w:rsidRPr="00137118">
        <w:rPr>
          <w:rFonts w:ascii="Times New Roman" w:eastAsia="Times New Roman" w:hAnsi="Times New Roman" w:cs="Times New Roman"/>
          <w:i/>
          <w:iCs/>
        </w:rPr>
        <w:t>CoS</w:t>
      </w:r>
      <w:proofErr w:type="spellEnd"/>
      <w:r w:rsidR="006A6471" w:rsidRPr="00137118">
        <w:rPr>
          <w:rFonts w:ascii="Times New Roman" w:eastAsia="Times New Roman" w:hAnsi="Times New Roman" w:cs="Times New Roman"/>
        </w:rPr>
        <w:t>)</w:t>
      </w:r>
      <w:r w:rsidR="00137118" w:rsidRPr="00137118">
        <w:rPr>
          <w:rFonts w:ascii="Times New Roman" w:eastAsia="Times New Roman" w:hAnsi="Times New Roman" w:cs="Times New Roman"/>
        </w:rPr>
        <w:t xml:space="preserve"> [12]</w:t>
      </w:r>
      <w:r w:rsidR="006A6471" w:rsidRPr="00137118">
        <w:rPr>
          <w:rFonts w:ascii="Times New Roman" w:eastAsia="Times New Roman" w:hAnsi="Times New Roman" w:cs="Times New Roman"/>
        </w:rPr>
        <w:t xml:space="preserve">. </w:t>
      </w:r>
      <w:r w:rsidR="00D70A86" w:rsidRPr="00137118">
        <w:rPr>
          <w:rFonts w:ascii="Times New Roman" w:eastAsia="Times New Roman" w:hAnsi="Times New Roman" w:cs="Times New Roman"/>
        </w:rPr>
        <w:t xml:space="preserve">This </w:t>
      </w:r>
      <w:proofErr w:type="spellStart"/>
      <w:r w:rsidR="00D70A86" w:rsidRPr="00137118">
        <w:rPr>
          <w:rFonts w:ascii="Times New Roman" w:eastAsia="Times New Roman" w:hAnsi="Times New Roman" w:cs="Times New Roman"/>
        </w:rPr>
        <w:t>CoS</w:t>
      </w:r>
      <w:proofErr w:type="spellEnd"/>
      <w:r w:rsidR="00D70A86" w:rsidRPr="00137118">
        <w:rPr>
          <w:rFonts w:ascii="Times New Roman" w:eastAsia="Times New Roman" w:hAnsi="Times New Roman" w:cs="Times New Roman"/>
        </w:rPr>
        <w:t xml:space="preserve"> field detects a match between the inputs it receives from the intention dynamic neural field and the perceptual inputs</w:t>
      </w:r>
      <w:r w:rsidR="00137118" w:rsidRPr="00137118">
        <w:rPr>
          <w:rFonts w:ascii="Times New Roman" w:eastAsia="Times New Roman" w:hAnsi="Times New Roman" w:cs="Times New Roman"/>
        </w:rPr>
        <w:t xml:space="preserve"> [12]</w:t>
      </w:r>
      <w:r w:rsidR="00D70A86" w:rsidRPr="00137118">
        <w:rPr>
          <w:rFonts w:ascii="Times New Roman" w:eastAsia="Times New Roman" w:hAnsi="Times New Roman" w:cs="Times New Roman"/>
        </w:rPr>
        <w:t xml:space="preserve">. </w:t>
      </w:r>
      <w:r w:rsidR="00137118" w:rsidRPr="00137118">
        <w:rPr>
          <w:rFonts w:ascii="Times New Roman" w:eastAsia="Times New Roman" w:hAnsi="Times New Roman" w:cs="Times New Roman"/>
        </w:rPr>
        <w:t xml:space="preserve">The match is detected when the perceptual </w:t>
      </w:r>
      <w:r w:rsidR="00DF2946">
        <w:rPr>
          <w:rFonts w:ascii="Times New Roman" w:eastAsia="Times New Roman" w:hAnsi="Times New Roman" w:cs="Times New Roman"/>
        </w:rPr>
        <w:t xml:space="preserve">input correspondence to the </w:t>
      </w:r>
      <w:r w:rsidR="00137118" w:rsidRPr="00137118">
        <w:rPr>
          <w:rFonts w:ascii="Times New Roman" w:eastAsia="Times New Roman" w:hAnsi="Times New Roman" w:cs="Times New Roman"/>
        </w:rPr>
        <w:t>expected intention field</w:t>
      </w:r>
      <w:r w:rsidR="00DF2946">
        <w:rPr>
          <w:rFonts w:ascii="Times New Roman" w:eastAsia="Times New Roman" w:hAnsi="Times New Roman" w:cs="Times New Roman"/>
        </w:rPr>
        <w:t xml:space="preserve"> of the behavior</w:t>
      </w:r>
      <w:r w:rsidR="00137118" w:rsidRPr="00137118">
        <w:rPr>
          <w:rFonts w:ascii="Times New Roman" w:eastAsia="Times New Roman" w:hAnsi="Times New Roman" w:cs="Times New Roman"/>
        </w:rPr>
        <w:t xml:space="preserve">. When </w:t>
      </w:r>
      <w:proofErr w:type="spellStart"/>
      <w:r w:rsidR="00137118" w:rsidRPr="00137118">
        <w:rPr>
          <w:rFonts w:ascii="Times New Roman" w:eastAsia="Times New Roman" w:hAnsi="Times New Roman" w:cs="Times New Roman"/>
        </w:rPr>
        <w:t>CoS</w:t>
      </w:r>
      <w:proofErr w:type="spellEnd"/>
      <w:r w:rsidR="00137118" w:rsidRPr="00137118">
        <w:rPr>
          <w:rFonts w:ascii="Times New Roman" w:eastAsia="Times New Roman" w:hAnsi="Times New Roman" w:cs="Times New Roman"/>
        </w:rPr>
        <w:t xml:space="preserve"> get activated, it inhibits the intention of the EB to transition to </w:t>
      </w:r>
      <w:r w:rsidR="00137118">
        <w:rPr>
          <w:rFonts w:ascii="Times New Roman" w:eastAsia="Times New Roman" w:hAnsi="Times New Roman" w:cs="Times New Roman"/>
        </w:rPr>
        <w:t>another</w:t>
      </w:r>
      <w:r w:rsidR="00137118" w:rsidRPr="00137118">
        <w:rPr>
          <w:rFonts w:ascii="Times New Roman" w:eastAsia="Times New Roman" w:hAnsi="Times New Roman" w:cs="Times New Roman"/>
        </w:rPr>
        <w:t xml:space="preserve"> elementary behavior</w:t>
      </w:r>
      <w:r w:rsidR="00137118">
        <w:rPr>
          <w:rFonts w:ascii="Times New Roman" w:eastAsia="Times New Roman" w:hAnsi="Times New Roman" w:cs="Times New Roman"/>
        </w:rPr>
        <w:t xml:space="preserve"> by suppressing the current behavior</w:t>
      </w:r>
      <w:r w:rsidR="00137118" w:rsidRPr="00137118">
        <w:rPr>
          <w:rFonts w:ascii="Times New Roman" w:eastAsia="Times New Roman" w:hAnsi="Times New Roman" w:cs="Times New Roman"/>
        </w:rPr>
        <w:t xml:space="preserve">. </w:t>
      </w:r>
      <w:r w:rsidR="00137118">
        <w:rPr>
          <w:rFonts w:ascii="Times New Roman" w:eastAsia="Times New Roman" w:hAnsi="Times New Roman" w:cs="Times New Roman"/>
        </w:rPr>
        <w:t xml:space="preserve">Intention field can be a trained input field or a predefined </w:t>
      </w:r>
      <w:r w:rsidR="005746A2">
        <w:rPr>
          <w:rFonts w:ascii="Times New Roman" w:eastAsia="Times New Roman" w:hAnsi="Times New Roman" w:cs="Times New Roman"/>
        </w:rPr>
        <w:t xml:space="preserve">activation field. </w:t>
      </w:r>
      <w:r w:rsidR="00F315C0">
        <w:rPr>
          <w:rFonts w:ascii="Times New Roman" w:eastAsia="Times New Roman" w:hAnsi="Times New Roman" w:cs="Times New Roman"/>
        </w:rPr>
        <w:t xml:space="preserve"> </w:t>
      </w:r>
      <w:r w:rsidR="005746A2">
        <w:rPr>
          <w:rFonts w:ascii="Times New Roman" w:eastAsia="Times New Roman" w:hAnsi="Times New Roman" w:cs="Times New Roman"/>
        </w:rPr>
        <w:t xml:space="preserve">It </w:t>
      </w:r>
      <w:r w:rsidR="00F13E42">
        <w:rPr>
          <w:rFonts w:ascii="Times New Roman" w:eastAsia="Times New Roman" w:hAnsi="Times New Roman" w:cs="Times New Roman"/>
        </w:rPr>
        <w:t>works</w:t>
      </w:r>
      <w:r w:rsidR="005746A2">
        <w:rPr>
          <w:rFonts w:ascii="Times New Roman" w:eastAsia="Times New Roman" w:hAnsi="Times New Roman" w:cs="Times New Roman"/>
        </w:rPr>
        <w:t xml:space="preserve"> </w:t>
      </w:r>
      <w:r w:rsidR="00D9049B">
        <w:rPr>
          <w:rFonts w:ascii="Times New Roman" w:eastAsia="Times New Roman" w:hAnsi="Times New Roman" w:cs="Times New Roman"/>
        </w:rPr>
        <w:t>same as</w:t>
      </w:r>
      <w:r w:rsidR="00F315C0">
        <w:rPr>
          <w:rFonts w:ascii="Times New Roman" w:eastAsia="Times New Roman" w:hAnsi="Times New Roman" w:cs="Times New Roman"/>
        </w:rPr>
        <w:t xml:space="preserve"> </w:t>
      </w:r>
      <w:r w:rsidR="00D9049B">
        <w:rPr>
          <w:rFonts w:ascii="Times New Roman" w:eastAsia="Times New Roman" w:hAnsi="Times New Roman" w:cs="Times New Roman"/>
        </w:rPr>
        <w:t>suppressing a</w:t>
      </w:r>
      <w:r w:rsidR="005746A2">
        <w:rPr>
          <w:rFonts w:ascii="Times New Roman" w:eastAsia="Times New Roman" w:hAnsi="Times New Roman" w:cs="Times New Roman"/>
        </w:rPr>
        <w:t xml:space="preserve"> behavior</w:t>
      </w:r>
      <w:r w:rsidR="00F13E42">
        <w:rPr>
          <w:rFonts w:ascii="Times New Roman" w:eastAsia="Times New Roman" w:hAnsi="Times New Roman" w:cs="Times New Roman"/>
        </w:rPr>
        <w:t xml:space="preserve"> </w:t>
      </w:r>
      <w:r w:rsidR="00F315C0">
        <w:rPr>
          <w:rFonts w:ascii="Times New Roman" w:eastAsia="Times New Roman" w:hAnsi="Times New Roman" w:cs="Times New Roman"/>
        </w:rPr>
        <w:t xml:space="preserve">by another behavior </w:t>
      </w:r>
      <w:r w:rsidR="00F13E42">
        <w:rPr>
          <w:rFonts w:ascii="Times New Roman" w:eastAsia="Times New Roman" w:hAnsi="Times New Roman" w:cs="Times New Roman"/>
        </w:rPr>
        <w:t xml:space="preserve">and taking </w:t>
      </w:r>
      <w:r w:rsidR="00F315C0">
        <w:rPr>
          <w:rFonts w:ascii="Times New Roman" w:eastAsia="Times New Roman" w:hAnsi="Times New Roman" w:cs="Times New Roman"/>
        </w:rPr>
        <w:t xml:space="preserve">control </w:t>
      </w:r>
      <w:r w:rsidR="005746A2">
        <w:rPr>
          <w:rFonts w:ascii="Times New Roman" w:eastAsia="Times New Roman" w:hAnsi="Times New Roman" w:cs="Times New Roman"/>
        </w:rPr>
        <w:t>in subsumption architecture</w:t>
      </w:r>
      <w:r w:rsidR="00F315C0">
        <w:rPr>
          <w:rFonts w:ascii="Times New Roman" w:eastAsia="Times New Roman" w:hAnsi="Times New Roman" w:cs="Times New Roman"/>
        </w:rPr>
        <w:t>.</w:t>
      </w:r>
    </w:p>
    <w:p w:rsidR="00064ED0" w:rsidRDefault="00064ED0" w:rsidP="00F315C0">
      <w:pPr>
        <w:spacing w:after="0" w:line="240" w:lineRule="auto"/>
        <w:jc w:val="center"/>
        <w:rPr>
          <w:rFonts w:ascii="Times New Roman" w:eastAsia="Times New Roman" w:hAnsi="Times New Roman" w:cs="Times New Roman"/>
          <w:sz w:val="24"/>
          <w:szCs w:val="24"/>
        </w:rPr>
      </w:pPr>
      <w:r w:rsidRPr="00064ED0">
        <w:rPr>
          <w:rFonts w:ascii="Arial" w:eastAsia="Times New Roman" w:hAnsi="Arial" w:cs="Arial"/>
          <w:noProof/>
          <w:color w:val="000000"/>
        </w:rPr>
        <w:lastRenderedPageBreak/>
        <w:drawing>
          <wp:inline distT="0" distB="0" distL="0" distR="0" wp14:anchorId="76538EA5" wp14:editId="5466C39A">
            <wp:extent cx="4230094" cy="2370801"/>
            <wp:effectExtent l="0" t="0" r="0" b="0"/>
            <wp:docPr id="3" name="Picture 3" descr="https://lh6.googleusercontent.com/SWwnIbi65AZJVDU0_s1FHa_x_mt2ULpzJpNhGnUPGtmjo3aPhrNTOAdwzFvR2XgMBKgQDU4Vc7M5sTXBz7G1H7l1wp6JnOGRjLq3H4lbz433aTQqvKzjC7QcAVAwZBS_PTasUW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wnIbi65AZJVDU0_s1FHa_x_mt2ULpzJpNhGnUPGtmjo3aPhrNTOAdwzFvR2XgMBKgQDU4Vc7M5sTXBz7G1H7l1wp6JnOGRjLq3H4lbz433aTQqvKzjC7QcAVAwZBS_PTasUWGg"/>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1903" cy="2371815"/>
                    </a:xfrm>
                    <a:prstGeom prst="rect">
                      <a:avLst/>
                    </a:prstGeom>
                    <a:noFill/>
                    <a:ln>
                      <a:noFill/>
                    </a:ln>
                  </pic:spPr>
                </pic:pic>
              </a:graphicData>
            </a:graphic>
          </wp:inline>
        </w:drawing>
      </w:r>
    </w:p>
    <w:p w:rsidR="006A6471" w:rsidRDefault="008F60B3" w:rsidP="006A6471">
      <w:pPr>
        <w:pStyle w:val="Heading4"/>
        <w:jc w:val="center"/>
        <w:rPr>
          <w:rFonts w:eastAsia="Times New Roman"/>
        </w:rPr>
      </w:pPr>
      <w:bookmarkStart w:id="35" w:name="_Toc489240174"/>
      <w:r>
        <w:rPr>
          <w:rFonts w:eastAsia="Times New Roman"/>
        </w:rPr>
        <w:t>Figure 8</w:t>
      </w:r>
      <w:r w:rsidR="006A6471">
        <w:rPr>
          <w:rFonts w:eastAsia="Times New Roman"/>
        </w:rPr>
        <w:t>: Coupling Elementary Behaviors</w:t>
      </w:r>
      <w:r w:rsidR="00137118">
        <w:rPr>
          <w:rFonts w:eastAsia="Times New Roman"/>
        </w:rPr>
        <w:t xml:space="preserve"> [12]</w:t>
      </w:r>
      <w:bookmarkEnd w:id="35"/>
    </w:p>
    <w:p w:rsidR="00F315C0" w:rsidRDefault="00F315C0" w:rsidP="00F315C0">
      <w:pPr>
        <w:rPr>
          <w:rFonts w:ascii="Times New Roman" w:hAnsi="Times New Roman" w:cs="Times New Roman"/>
        </w:rPr>
      </w:pPr>
    </w:p>
    <w:p w:rsidR="00F315C0" w:rsidRDefault="00F315C0" w:rsidP="00E73346">
      <w:pPr>
        <w:jc w:val="both"/>
        <w:rPr>
          <w:rFonts w:ascii="Times New Roman" w:eastAsia="Times New Roman" w:hAnsi="Times New Roman" w:cs="Times New Roman"/>
          <w:sz w:val="24"/>
          <w:szCs w:val="24"/>
        </w:rPr>
      </w:pPr>
      <w:r w:rsidRPr="00F315C0">
        <w:rPr>
          <w:rFonts w:ascii="Times New Roman" w:hAnsi="Times New Roman" w:cs="Times New Roman"/>
        </w:rPr>
        <w:t xml:space="preserve">In this </w:t>
      </w:r>
      <w:r>
        <w:rPr>
          <w:rFonts w:ascii="Times New Roman" w:hAnsi="Times New Roman" w:cs="Times New Roman"/>
        </w:rPr>
        <w:t>research</w:t>
      </w:r>
      <w:r w:rsidRPr="00F315C0">
        <w:rPr>
          <w:rFonts w:ascii="Times New Roman" w:hAnsi="Times New Roman" w:cs="Times New Roman"/>
        </w:rPr>
        <w:t xml:space="preserve">, </w:t>
      </w:r>
      <w:r>
        <w:rPr>
          <w:rFonts w:ascii="Times New Roman" w:hAnsi="Times New Roman" w:cs="Times New Roman"/>
        </w:rPr>
        <w:t xml:space="preserve">above mentioned four behaviors will be implemented using DFT framework. There is a C++ library available to implement behaviors. The intention fields can be given as a predefined set of parameters or can be trained using learning methods such as instar learning and reinforcement learning [10].  </w:t>
      </w:r>
      <w:r w:rsidR="00064ED0" w:rsidRPr="00064ED0">
        <w:rPr>
          <w:rFonts w:ascii="Times New Roman" w:eastAsia="Times New Roman" w:hAnsi="Times New Roman" w:cs="Times New Roman"/>
          <w:sz w:val="24"/>
          <w:szCs w:val="24"/>
        </w:rPr>
        <w:br/>
      </w:r>
    </w:p>
    <w:p w:rsidR="00064ED0" w:rsidRDefault="00F315C0" w:rsidP="00F315C0">
      <w:pPr>
        <w:rPr>
          <w:rFonts w:ascii="Times New Roman" w:hAnsi="Times New Roman" w:cs="Times New Roman"/>
          <w:b/>
          <w:bCs/>
        </w:rPr>
      </w:pPr>
      <w:r w:rsidRPr="00F315C0">
        <w:rPr>
          <w:rFonts w:ascii="Times New Roman" w:eastAsia="Times New Roman" w:hAnsi="Times New Roman" w:cs="Times New Roman"/>
          <w:b/>
          <w:bCs/>
          <w:sz w:val="24"/>
          <w:szCs w:val="24"/>
        </w:rPr>
        <w:t>Design of</w:t>
      </w:r>
      <w:r w:rsidR="00B11DB7">
        <w:rPr>
          <w:rFonts w:ascii="Times New Roman" w:eastAsia="Times New Roman" w:hAnsi="Times New Roman" w:cs="Times New Roman"/>
          <w:b/>
          <w:bCs/>
          <w:sz w:val="24"/>
          <w:szCs w:val="24"/>
        </w:rPr>
        <w:t xml:space="preserve"> the</w:t>
      </w:r>
      <w:r w:rsidRPr="00F315C0">
        <w:rPr>
          <w:rFonts w:ascii="Times New Roman" w:eastAsia="Times New Roman" w:hAnsi="Times New Roman" w:cs="Times New Roman"/>
          <w:b/>
          <w:bCs/>
          <w:sz w:val="24"/>
          <w:szCs w:val="24"/>
        </w:rPr>
        <w:t xml:space="preserve"> Fuzzy Controller </w:t>
      </w:r>
      <w:r w:rsidR="00064ED0" w:rsidRPr="00F315C0">
        <w:rPr>
          <w:rFonts w:ascii="Times New Roman" w:eastAsia="Times New Roman" w:hAnsi="Times New Roman" w:cs="Times New Roman"/>
          <w:b/>
          <w:bCs/>
          <w:sz w:val="24"/>
          <w:szCs w:val="24"/>
        </w:rPr>
        <w:br/>
      </w:r>
    </w:p>
    <w:p w:rsidR="002442EB" w:rsidRDefault="002442EB" w:rsidP="00E73346">
      <w:pPr>
        <w:jc w:val="both"/>
        <w:rPr>
          <w:rFonts w:ascii="Times New Roman" w:hAnsi="Times New Roman" w:cs="Times New Roman"/>
        </w:rPr>
      </w:pPr>
      <w:r>
        <w:rPr>
          <w:rFonts w:ascii="Times New Roman" w:hAnsi="Times New Roman" w:cs="Times New Roman"/>
        </w:rPr>
        <w:t xml:space="preserve">As explained in the previous sections, to enhance the situatedness of the </w:t>
      </w:r>
      <w:r w:rsidR="00E73346">
        <w:rPr>
          <w:rFonts w:ascii="Times New Roman" w:hAnsi="Times New Roman" w:cs="Times New Roman"/>
        </w:rPr>
        <w:t xml:space="preserve">behavior based </w:t>
      </w:r>
      <w:r>
        <w:rPr>
          <w:rFonts w:ascii="Times New Roman" w:hAnsi="Times New Roman" w:cs="Times New Roman"/>
        </w:rPr>
        <w:t xml:space="preserve">architecture, energy level and temperature of the robot will be considered. </w:t>
      </w:r>
      <w:proofErr w:type="gramStart"/>
      <w:r>
        <w:rPr>
          <w:rFonts w:ascii="Times New Roman" w:hAnsi="Times New Roman" w:cs="Times New Roman"/>
        </w:rPr>
        <w:t>I</w:t>
      </w:r>
      <w:r w:rsidRPr="002442EB">
        <w:rPr>
          <w:rFonts w:ascii="Times New Roman" w:hAnsi="Times New Roman" w:cs="Times New Roman"/>
        </w:rPr>
        <w:t>n o</w:t>
      </w:r>
      <w:r>
        <w:rPr>
          <w:rFonts w:ascii="Times New Roman" w:hAnsi="Times New Roman" w:cs="Times New Roman"/>
        </w:rPr>
        <w:t>rder to</w:t>
      </w:r>
      <w:proofErr w:type="gramEnd"/>
      <w:r>
        <w:rPr>
          <w:rFonts w:ascii="Times New Roman" w:hAnsi="Times New Roman" w:cs="Times New Roman"/>
        </w:rPr>
        <w:t xml:space="preserve"> </w:t>
      </w:r>
      <w:r w:rsidR="00A736D0">
        <w:rPr>
          <w:rFonts w:ascii="Times New Roman" w:hAnsi="Times New Roman" w:cs="Times New Roman"/>
        </w:rPr>
        <w:t>integrate</w:t>
      </w:r>
      <w:r>
        <w:rPr>
          <w:rFonts w:ascii="Times New Roman" w:hAnsi="Times New Roman" w:cs="Times New Roman"/>
        </w:rPr>
        <w:t xml:space="preserve"> these variables into </w:t>
      </w:r>
      <w:r w:rsidR="00A736D0">
        <w:rPr>
          <w:rFonts w:ascii="Times New Roman" w:hAnsi="Times New Roman" w:cs="Times New Roman"/>
        </w:rPr>
        <w:t>decision making process</w:t>
      </w:r>
      <w:r w:rsidRPr="002442EB">
        <w:rPr>
          <w:rFonts w:ascii="Times New Roman" w:hAnsi="Times New Roman" w:cs="Times New Roman"/>
        </w:rPr>
        <w:t xml:space="preserve">, </w:t>
      </w:r>
      <w:r w:rsidR="00E73346">
        <w:rPr>
          <w:rFonts w:ascii="Times New Roman" w:hAnsi="Times New Roman" w:cs="Times New Roman"/>
        </w:rPr>
        <w:t>each behavior</w:t>
      </w:r>
      <w:r w:rsidRPr="002442EB">
        <w:rPr>
          <w:rFonts w:ascii="Times New Roman" w:hAnsi="Times New Roman" w:cs="Times New Roman"/>
        </w:rPr>
        <w:t xml:space="preserve"> will be interfaced with a fuzzy controller.</w:t>
      </w:r>
    </w:p>
    <w:p w:rsidR="00844DE7" w:rsidRPr="00844DE7" w:rsidRDefault="00AE3717" w:rsidP="00844DE7">
      <w:pPr>
        <w:jc w:val="both"/>
        <w:rPr>
          <w:rFonts w:ascii="Times New Roman" w:hAnsi="Times New Roman" w:cs="Times New Roman"/>
        </w:rPr>
      </w:pPr>
      <w:r>
        <w:rPr>
          <w:rFonts w:ascii="Times New Roman" w:hAnsi="Times New Roman" w:cs="Times New Roman"/>
        </w:rPr>
        <w:t xml:space="preserve">Inputs to the fuzzy controller will be energy level, temperature and remaining distance. Based on these parameters, the strength of the currently active behavior will be altered to achieve the final goal. </w:t>
      </w:r>
    </w:p>
    <w:p w:rsidR="00064ED0" w:rsidRPr="00794481" w:rsidRDefault="00794481" w:rsidP="00794481">
      <w:pPr>
        <w:spacing w:after="0" w:line="240" w:lineRule="auto"/>
        <w:textAlignment w:val="baseline"/>
        <w:rPr>
          <w:rFonts w:ascii="Times New Roman" w:eastAsia="Times New Roman" w:hAnsi="Times New Roman" w:cs="Times New Roman"/>
          <w:b/>
          <w:bCs/>
          <w:color w:val="000000"/>
        </w:rPr>
      </w:pPr>
      <w:r w:rsidRPr="00794481">
        <w:rPr>
          <w:rFonts w:ascii="Times New Roman" w:eastAsia="Times New Roman" w:hAnsi="Times New Roman" w:cs="Times New Roman"/>
          <w:b/>
          <w:bCs/>
          <w:color w:val="000000"/>
        </w:rPr>
        <w:t>Rule evaluation</w:t>
      </w:r>
    </w:p>
    <w:p w:rsidR="00794481" w:rsidRPr="00794481" w:rsidRDefault="00794481" w:rsidP="00794481">
      <w:pPr>
        <w:spacing w:after="0" w:line="240" w:lineRule="auto"/>
        <w:textAlignment w:val="baseline"/>
        <w:rPr>
          <w:rFonts w:ascii="Times New Roman" w:eastAsia="Times New Roman" w:hAnsi="Times New Roman" w:cs="Times New Roman"/>
          <w:color w:val="000000"/>
        </w:rPr>
      </w:pPr>
    </w:p>
    <w:p w:rsidR="00794481" w:rsidRPr="00794481" w:rsidRDefault="00DF2946" w:rsidP="00B4455D">
      <w:pPr>
        <w:spacing w:after="0" w:line="24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the rule evaluation stage, based on fuzzy rules </w:t>
      </w:r>
      <w:r w:rsidR="00D7491E">
        <w:rPr>
          <w:rFonts w:ascii="Times New Roman" w:eastAsia="Times New Roman" w:hAnsi="Times New Roman" w:cs="Times New Roman"/>
          <w:color w:val="000000"/>
        </w:rPr>
        <w:t xml:space="preserve">and input variables (temperature, energy), </w:t>
      </w:r>
      <w:r>
        <w:rPr>
          <w:rFonts w:ascii="Times New Roman" w:eastAsia="Times New Roman" w:hAnsi="Times New Roman" w:cs="Times New Roman"/>
          <w:color w:val="000000"/>
        </w:rPr>
        <w:t xml:space="preserve">value of the output </w:t>
      </w:r>
      <w:r w:rsidR="00D7491E">
        <w:rPr>
          <w:rFonts w:ascii="Times New Roman" w:eastAsia="Times New Roman" w:hAnsi="Times New Roman" w:cs="Times New Roman"/>
          <w:color w:val="000000"/>
        </w:rPr>
        <w:t>variable (</w:t>
      </w:r>
      <w:r>
        <w:rPr>
          <w:rFonts w:ascii="Times New Roman" w:eastAsia="Times New Roman" w:hAnsi="Times New Roman" w:cs="Times New Roman"/>
          <w:color w:val="000000"/>
        </w:rPr>
        <w:t xml:space="preserve">motor speed) will be </w:t>
      </w:r>
      <w:r w:rsidR="00D7491E">
        <w:rPr>
          <w:rFonts w:ascii="Times New Roman" w:eastAsia="Times New Roman" w:hAnsi="Times New Roman" w:cs="Times New Roman"/>
          <w:color w:val="000000"/>
        </w:rPr>
        <w:t>determined</w:t>
      </w:r>
      <w:r w:rsidR="0048065A">
        <w:rPr>
          <w:rFonts w:ascii="Times New Roman" w:eastAsia="Times New Roman" w:hAnsi="Times New Roman" w:cs="Times New Roman"/>
          <w:color w:val="000000"/>
        </w:rPr>
        <w:t xml:space="preserve">. </w:t>
      </w:r>
      <w:r w:rsidR="00794481" w:rsidRPr="00794481">
        <w:rPr>
          <w:rFonts w:ascii="Times New Roman" w:eastAsia="Times New Roman" w:hAnsi="Times New Roman" w:cs="Times New Roman"/>
          <w:color w:val="000000"/>
        </w:rPr>
        <w:t>For</w:t>
      </w:r>
      <w:r w:rsidR="00794481">
        <w:rPr>
          <w:rFonts w:ascii="Times New Roman" w:eastAsia="Times New Roman" w:hAnsi="Times New Roman" w:cs="Times New Roman"/>
          <w:color w:val="000000"/>
        </w:rPr>
        <w:t xml:space="preserve"> each behavior, rules should be designed to</w:t>
      </w:r>
      <w:r w:rsidR="0048065A">
        <w:rPr>
          <w:rFonts w:ascii="Times New Roman" w:eastAsia="Times New Roman" w:hAnsi="Times New Roman" w:cs="Times New Roman"/>
          <w:color w:val="000000"/>
        </w:rPr>
        <w:t xml:space="preserve"> achieve the goal while</w:t>
      </w:r>
      <w:r w:rsidR="00794481">
        <w:rPr>
          <w:rFonts w:ascii="Times New Roman" w:eastAsia="Times New Roman" w:hAnsi="Times New Roman" w:cs="Times New Roman"/>
          <w:color w:val="000000"/>
        </w:rPr>
        <w:t xml:space="preserve"> utiliz</w:t>
      </w:r>
      <w:r w:rsidR="0048065A">
        <w:rPr>
          <w:rFonts w:ascii="Times New Roman" w:eastAsia="Times New Roman" w:hAnsi="Times New Roman" w:cs="Times New Roman"/>
          <w:color w:val="000000"/>
        </w:rPr>
        <w:t>ing</w:t>
      </w:r>
      <w:r w:rsidR="00794481">
        <w:rPr>
          <w:rFonts w:ascii="Times New Roman" w:eastAsia="Times New Roman" w:hAnsi="Times New Roman" w:cs="Times New Roman"/>
          <w:color w:val="000000"/>
        </w:rPr>
        <w:t xml:space="preserve"> the </w:t>
      </w:r>
      <w:r w:rsidR="0048065A">
        <w:rPr>
          <w:rFonts w:ascii="Times New Roman" w:eastAsia="Times New Roman" w:hAnsi="Times New Roman" w:cs="Times New Roman"/>
          <w:color w:val="000000"/>
        </w:rPr>
        <w:t>remaining</w:t>
      </w:r>
      <w:r w:rsidR="00794481">
        <w:rPr>
          <w:rFonts w:ascii="Times New Roman" w:eastAsia="Times New Roman" w:hAnsi="Times New Roman" w:cs="Times New Roman"/>
          <w:color w:val="000000"/>
        </w:rPr>
        <w:t xml:space="preserve"> energy</w:t>
      </w:r>
      <w:r w:rsidR="0048065A">
        <w:rPr>
          <w:rFonts w:ascii="Times New Roman" w:eastAsia="Times New Roman" w:hAnsi="Times New Roman" w:cs="Times New Roman"/>
          <w:color w:val="000000"/>
        </w:rPr>
        <w:t xml:space="preserve"> and keeping attention to the temperature</w:t>
      </w:r>
      <w:r w:rsidR="00794481">
        <w:rPr>
          <w:rFonts w:ascii="Times New Roman" w:eastAsia="Times New Roman" w:hAnsi="Times New Roman" w:cs="Times New Roman"/>
          <w:color w:val="000000"/>
        </w:rPr>
        <w:t xml:space="preserve">. Behavior also </w:t>
      </w:r>
      <w:r w:rsidR="00B4455D">
        <w:rPr>
          <w:rFonts w:ascii="Times New Roman" w:eastAsia="Times New Roman" w:hAnsi="Times New Roman" w:cs="Times New Roman"/>
          <w:color w:val="000000"/>
        </w:rPr>
        <w:t>should depend</w:t>
      </w:r>
      <w:r w:rsidR="00794481">
        <w:rPr>
          <w:rFonts w:ascii="Times New Roman" w:eastAsia="Times New Roman" w:hAnsi="Times New Roman" w:cs="Times New Roman"/>
          <w:color w:val="000000"/>
        </w:rPr>
        <w:t xml:space="preserve"> with the </w:t>
      </w:r>
      <w:r w:rsidR="00B4455D">
        <w:rPr>
          <w:rFonts w:ascii="Times New Roman" w:eastAsia="Times New Roman" w:hAnsi="Times New Roman" w:cs="Times New Roman"/>
          <w:color w:val="000000"/>
        </w:rPr>
        <w:t>temperature</w:t>
      </w:r>
      <w:r w:rsidR="00794481">
        <w:rPr>
          <w:rFonts w:ascii="Times New Roman" w:eastAsia="Times New Roman" w:hAnsi="Times New Roman" w:cs="Times New Roman"/>
          <w:color w:val="000000"/>
        </w:rPr>
        <w:t xml:space="preserve">. </w:t>
      </w:r>
      <w:r w:rsidR="00B4455D">
        <w:rPr>
          <w:rFonts w:ascii="Times New Roman" w:eastAsia="Times New Roman" w:hAnsi="Times New Roman" w:cs="Times New Roman"/>
          <w:color w:val="000000"/>
        </w:rPr>
        <w:t>F</w:t>
      </w:r>
      <w:r w:rsidR="00794481">
        <w:rPr>
          <w:rFonts w:ascii="Times New Roman" w:eastAsia="Times New Roman" w:hAnsi="Times New Roman" w:cs="Times New Roman"/>
          <w:color w:val="000000"/>
        </w:rPr>
        <w:t>uzzy rules</w:t>
      </w:r>
      <w:r w:rsidR="00B4455D">
        <w:rPr>
          <w:rFonts w:ascii="Times New Roman" w:eastAsia="Times New Roman" w:hAnsi="Times New Roman" w:cs="Times New Roman"/>
          <w:color w:val="000000"/>
        </w:rPr>
        <w:t xml:space="preserve"> </w:t>
      </w:r>
      <w:r w:rsidR="00794481">
        <w:rPr>
          <w:rFonts w:ascii="Times New Roman" w:eastAsia="Times New Roman" w:hAnsi="Times New Roman" w:cs="Times New Roman"/>
          <w:color w:val="000000"/>
        </w:rPr>
        <w:t>should be imple</w:t>
      </w:r>
      <w:r w:rsidR="00B4455D">
        <w:rPr>
          <w:rFonts w:ascii="Times New Roman" w:eastAsia="Times New Roman" w:hAnsi="Times New Roman" w:cs="Times New Roman"/>
          <w:color w:val="000000"/>
        </w:rPr>
        <w:t>me</w:t>
      </w:r>
      <w:r w:rsidR="00794481">
        <w:rPr>
          <w:rFonts w:ascii="Times New Roman" w:eastAsia="Times New Roman" w:hAnsi="Times New Roman" w:cs="Times New Roman"/>
          <w:color w:val="000000"/>
        </w:rPr>
        <w:t>nted while testing the performance of the robot</w:t>
      </w:r>
      <w:r w:rsidR="00B4455D">
        <w:rPr>
          <w:rFonts w:ascii="Times New Roman" w:eastAsia="Times New Roman" w:hAnsi="Times New Roman" w:cs="Times New Roman"/>
          <w:color w:val="000000"/>
        </w:rPr>
        <w:t xml:space="preserve">, at this level it’s not possible to </w:t>
      </w:r>
      <w:r w:rsidR="0048065A">
        <w:rPr>
          <w:rFonts w:ascii="Times New Roman" w:eastAsia="Times New Roman" w:hAnsi="Times New Roman" w:cs="Times New Roman"/>
          <w:color w:val="000000"/>
        </w:rPr>
        <w:t>derive</w:t>
      </w:r>
      <w:r w:rsidR="00B4455D">
        <w:rPr>
          <w:rFonts w:ascii="Times New Roman" w:eastAsia="Times New Roman" w:hAnsi="Times New Roman" w:cs="Times New Roman"/>
          <w:color w:val="000000"/>
        </w:rPr>
        <w:t xml:space="preserve"> exact rules that will be used</w:t>
      </w:r>
      <w:r w:rsidR="0048065A">
        <w:rPr>
          <w:rFonts w:ascii="Times New Roman" w:eastAsia="Times New Roman" w:hAnsi="Times New Roman" w:cs="Times New Roman"/>
          <w:color w:val="000000"/>
        </w:rPr>
        <w:t xml:space="preserve"> in implementing</w:t>
      </w:r>
      <w:r w:rsidR="00B4455D">
        <w:rPr>
          <w:rFonts w:ascii="Times New Roman" w:eastAsia="Times New Roman" w:hAnsi="Times New Roman" w:cs="Times New Roman"/>
          <w:color w:val="000000"/>
        </w:rPr>
        <w:t>.</w:t>
      </w:r>
    </w:p>
    <w:p w:rsidR="0048065A" w:rsidRPr="0048065A" w:rsidRDefault="00794481" w:rsidP="0048065A">
      <w:pPr>
        <w:spacing w:after="240" w:line="240" w:lineRule="auto"/>
        <w:rPr>
          <w:rFonts w:ascii="Times New Roman" w:eastAsia="Times New Roman" w:hAnsi="Times New Roman" w:cs="Times New Roman"/>
          <w:b/>
          <w:bCs/>
          <w:color w:val="000000"/>
        </w:rPr>
      </w:pPr>
      <w:r w:rsidRPr="00B4455D">
        <w:rPr>
          <w:rFonts w:ascii="Times New Roman" w:eastAsia="Times New Roman" w:hAnsi="Times New Roman" w:cs="Times New Roman"/>
          <w:sz w:val="24"/>
          <w:szCs w:val="24"/>
        </w:rPr>
        <w:br/>
      </w:r>
      <w:r w:rsidR="00064ED0" w:rsidRPr="00B4455D">
        <w:rPr>
          <w:rFonts w:ascii="Times New Roman" w:eastAsia="Times New Roman" w:hAnsi="Times New Roman" w:cs="Times New Roman"/>
          <w:b/>
          <w:bCs/>
          <w:color w:val="000000"/>
        </w:rPr>
        <w:t xml:space="preserve">Defuzzification </w:t>
      </w:r>
    </w:p>
    <w:p w:rsidR="00064ED0" w:rsidRPr="00E73346" w:rsidRDefault="0048065A" w:rsidP="00E73346">
      <w:pPr>
        <w:spacing w:after="240" w:line="240" w:lineRule="auto"/>
        <w:rPr>
          <w:rFonts w:ascii="Times New Roman" w:eastAsia="Times New Roman" w:hAnsi="Times New Roman" w:cs="Times New Roman"/>
        </w:rPr>
      </w:pPr>
      <w:r w:rsidRPr="00E73346">
        <w:rPr>
          <w:rFonts w:ascii="Times New Roman" w:eastAsia="Times New Roman" w:hAnsi="Times New Roman" w:cs="Times New Roman"/>
        </w:rPr>
        <w:t xml:space="preserve">In </w:t>
      </w:r>
      <w:proofErr w:type="spellStart"/>
      <w:r w:rsidRPr="00E73346">
        <w:rPr>
          <w:rFonts w:ascii="Times New Roman" w:eastAsia="Times New Roman" w:hAnsi="Times New Roman" w:cs="Times New Roman"/>
        </w:rPr>
        <w:t>Defuzzification</w:t>
      </w:r>
      <w:proofErr w:type="spellEnd"/>
      <w:r w:rsidRPr="00E73346">
        <w:rPr>
          <w:rFonts w:ascii="Times New Roman" w:eastAsia="Times New Roman" w:hAnsi="Times New Roman" w:cs="Times New Roman"/>
        </w:rPr>
        <w:t xml:space="preserve"> stage</w:t>
      </w:r>
      <w:r w:rsidR="00D7491E">
        <w:rPr>
          <w:rFonts w:ascii="Times New Roman" w:eastAsia="Times New Roman" w:hAnsi="Times New Roman" w:cs="Times New Roman"/>
        </w:rPr>
        <w:t>,</w:t>
      </w:r>
      <w:r w:rsidRPr="00E73346">
        <w:rPr>
          <w:rFonts w:ascii="Times New Roman" w:eastAsia="Times New Roman" w:hAnsi="Times New Roman" w:cs="Times New Roman"/>
        </w:rPr>
        <w:t xml:space="preserve"> output from the rule evaluation stage </w:t>
      </w:r>
      <w:r w:rsidR="002442EB" w:rsidRPr="00E73346">
        <w:rPr>
          <w:rFonts w:ascii="Times New Roman" w:eastAsia="Times New Roman" w:hAnsi="Times New Roman" w:cs="Times New Roman"/>
        </w:rPr>
        <w:t>will be</w:t>
      </w:r>
      <w:r w:rsidRPr="00E73346">
        <w:rPr>
          <w:rFonts w:ascii="Times New Roman" w:eastAsia="Times New Roman" w:hAnsi="Times New Roman" w:cs="Times New Roman"/>
        </w:rPr>
        <w:t xml:space="preserve"> mapped to the motor speeds of the robot. </w:t>
      </w:r>
    </w:p>
    <w:p w:rsidR="00855853" w:rsidRDefault="00855853" w:rsidP="00855853">
      <w:pPr>
        <w:spacing w:after="0" w:line="240" w:lineRule="auto"/>
        <w:rPr>
          <w:rFonts w:ascii="Times New Roman" w:eastAsia="Times New Roman" w:hAnsi="Times New Roman" w:cs="Times New Roman"/>
          <w:sz w:val="24"/>
          <w:szCs w:val="24"/>
        </w:rPr>
      </w:pPr>
    </w:p>
    <w:p w:rsidR="008F60B3" w:rsidRDefault="008F60B3" w:rsidP="00855853">
      <w:pPr>
        <w:spacing w:after="0" w:line="240" w:lineRule="auto"/>
        <w:rPr>
          <w:rFonts w:ascii="Times New Roman" w:eastAsia="Times New Roman" w:hAnsi="Times New Roman" w:cs="Times New Roman"/>
          <w:sz w:val="24"/>
          <w:szCs w:val="24"/>
        </w:rPr>
      </w:pPr>
    </w:p>
    <w:p w:rsidR="008F60B3" w:rsidRDefault="008F60B3" w:rsidP="00855853">
      <w:pPr>
        <w:spacing w:after="0" w:line="240" w:lineRule="auto"/>
        <w:rPr>
          <w:rFonts w:ascii="Times New Roman" w:eastAsia="Times New Roman" w:hAnsi="Times New Roman" w:cs="Times New Roman"/>
          <w:sz w:val="24"/>
          <w:szCs w:val="24"/>
        </w:rPr>
      </w:pPr>
    </w:p>
    <w:p w:rsidR="008F60B3" w:rsidRDefault="008F60B3" w:rsidP="00855853">
      <w:pPr>
        <w:spacing w:after="0" w:line="240" w:lineRule="auto"/>
        <w:rPr>
          <w:rFonts w:ascii="Times New Roman" w:eastAsia="Times New Roman" w:hAnsi="Times New Roman" w:cs="Times New Roman"/>
          <w:sz w:val="24"/>
          <w:szCs w:val="24"/>
        </w:rPr>
      </w:pPr>
    </w:p>
    <w:p w:rsidR="008F60B3" w:rsidRDefault="008F60B3" w:rsidP="00855853">
      <w:pPr>
        <w:spacing w:after="0" w:line="240" w:lineRule="auto"/>
        <w:rPr>
          <w:rFonts w:ascii="Times New Roman" w:eastAsia="Times New Roman" w:hAnsi="Times New Roman" w:cs="Times New Roman"/>
          <w:sz w:val="24"/>
          <w:szCs w:val="24"/>
        </w:rPr>
      </w:pPr>
    </w:p>
    <w:p w:rsidR="00844DE7" w:rsidRDefault="00844DE7" w:rsidP="00855853">
      <w:pPr>
        <w:spacing w:after="0" w:line="240" w:lineRule="auto"/>
        <w:rPr>
          <w:rFonts w:ascii="Times New Roman" w:eastAsia="Times New Roman" w:hAnsi="Times New Roman" w:cs="Times New Roman"/>
          <w:sz w:val="24"/>
          <w:szCs w:val="24"/>
        </w:rPr>
      </w:pPr>
    </w:p>
    <w:p w:rsidR="008F60B3" w:rsidRDefault="008F60B3" w:rsidP="00855853">
      <w:pPr>
        <w:spacing w:after="0" w:line="240" w:lineRule="auto"/>
        <w:rPr>
          <w:rFonts w:ascii="Times New Roman" w:eastAsia="Times New Roman" w:hAnsi="Times New Roman" w:cs="Times New Roman"/>
          <w:sz w:val="24"/>
          <w:szCs w:val="24"/>
        </w:rPr>
      </w:pPr>
    </w:p>
    <w:p w:rsidR="00855853" w:rsidRDefault="00E73346" w:rsidP="00E73346">
      <w:pPr>
        <w:spacing w:after="0" w:line="240" w:lineRule="auto"/>
        <w:jc w:val="center"/>
        <w:rPr>
          <w:rFonts w:ascii="Times New Roman" w:eastAsia="Times New Roman" w:hAnsi="Times New Roman" w:cs="Times New Roman"/>
          <w:b/>
          <w:bCs/>
          <w:sz w:val="24"/>
          <w:szCs w:val="24"/>
        </w:rPr>
      </w:pPr>
      <w:r w:rsidRPr="00E73346">
        <w:rPr>
          <w:rFonts w:ascii="Times New Roman" w:eastAsia="Times New Roman" w:hAnsi="Times New Roman" w:cs="Times New Roman"/>
          <w:b/>
          <w:bCs/>
          <w:sz w:val="24"/>
          <w:szCs w:val="24"/>
        </w:rPr>
        <w:lastRenderedPageBreak/>
        <w:t xml:space="preserve">Resulting </w:t>
      </w:r>
      <w:r w:rsidR="00855853" w:rsidRPr="00E73346">
        <w:rPr>
          <w:rFonts w:ascii="Times New Roman" w:eastAsia="Times New Roman" w:hAnsi="Times New Roman" w:cs="Times New Roman"/>
          <w:b/>
          <w:bCs/>
          <w:sz w:val="24"/>
          <w:szCs w:val="24"/>
        </w:rPr>
        <w:t>Neuro-fuzzy hybrid system</w:t>
      </w:r>
    </w:p>
    <w:p w:rsidR="00E73346" w:rsidRDefault="00E73346" w:rsidP="00E73346">
      <w:pPr>
        <w:spacing w:after="0" w:line="240" w:lineRule="auto"/>
        <w:rPr>
          <w:rFonts w:ascii="Times New Roman" w:eastAsia="Times New Roman" w:hAnsi="Times New Roman" w:cs="Times New Roman"/>
          <w:b/>
          <w:bCs/>
          <w:sz w:val="24"/>
          <w:szCs w:val="24"/>
        </w:rPr>
      </w:pPr>
    </w:p>
    <w:p w:rsidR="00E73346" w:rsidRPr="00E73346" w:rsidRDefault="00E73346" w:rsidP="002175CC">
      <w:pPr>
        <w:spacing w:after="0" w:line="240" w:lineRule="auto"/>
        <w:jc w:val="both"/>
        <w:rPr>
          <w:rFonts w:ascii="Times New Roman" w:eastAsia="Times New Roman" w:hAnsi="Times New Roman" w:cs="Times New Roman"/>
          <w:sz w:val="20"/>
          <w:szCs w:val="20"/>
        </w:rPr>
      </w:pPr>
      <w:r w:rsidRPr="00E73346">
        <w:rPr>
          <w:rFonts w:ascii="Times New Roman" w:eastAsia="Times New Roman" w:hAnsi="Times New Roman" w:cs="Times New Roman"/>
        </w:rPr>
        <w:t xml:space="preserve">Figure </w:t>
      </w:r>
      <w:r w:rsidR="008F60B3">
        <w:rPr>
          <w:rFonts w:ascii="Times New Roman" w:eastAsia="Times New Roman" w:hAnsi="Times New Roman" w:cs="Times New Roman"/>
        </w:rPr>
        <w:t>12</w:t>
      </w:r>
      <w:r>
        <w:rPr>
          <w:rFonts w:ascii="Times New Roman" w:eastAsia="Times New Roman" w:hAnsi="Times New Roman" w:cs="Times New Roman"/>
        </w:rPr>
        <w:t xml:space="preserve"> s</w:t>
      </w:r>
      <w:r w:rsidR="002175CC">
        <w:rPr>
          <w:rFonts w:ascii="Times New Roman" w:eastAsia="Times New Roman" w:hAnsi="Times New Roman" w:cs="Times New Roman"/>
        </w:rPr>
        <w:t xml:space="preserve">hows the resulting neuro-fuzzy hybrid system after integrating the neural dynamic architecture with fuzzy controller. </w:t>
      </w:r>
    </w:p>
    <w:p w:rsidR="00E73346" w:rsidRPr="00E73346" w:rsidRDefault="00E73346" w:rsidP="00E73346">
      <w:pPr>
        <w:spacing w:after="0" w:line="240" w:lineRule="auto"/>
        <w:rPr>
          <w:rFonts w:ascii="Times New Roman" w:eastAsia="Times New Roman" w:hAnsi="Times New Roman" w:cs="Times New Roman"/>
          <w:b/>
          <w:bCs/>
          <w:sz w:val="24"/>
          <w:szCs w:val="24"/>
        </w:rPr>
      </w:pPr>
    </w:p>
    <w:p w:rsidR="00064ED0" w:rsidRDefault="00E73346" w:rsidP="00E73346">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35896" cy="2347238"/>
            <wp:effectExtent l="0" t="0" r="7620" b="0"/>
            <wp:docPr id="9" name="Picture 9" descr="C:\Users\Me\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ownloads\Untitled Diagram (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2366" cy="2351096"/>
                    </a:xfrm>
                    <a:prstGeom prst="rect">
                      <a:avLst/>
                    </a:prstGeom>
                    <a:noFill/>
                    <a:ln>
                      <a:noFill/>
                    </a:ln>
                  </pic:spPr>
                </pic:pic>
              </a:graphicData>
            </a:graphic>
          </wp:inline>
        </w:drawing>
      </w:r>
    </w:p>
    <w:p w:rsidR="00E73346" w:rsidRPr="00E73346" w:rsidRDefault="00E73346" w:rsidP="00E73346">
      <w:pPr>
        <w:spacing w:after="240" w:line="240" w:lineRule="auto"/>
        <w:jc w:val="center"/>
        <w:rPr>
          <w:rFonts w:ascii="Times New Roman" w:eastAsia="Times New Roman" w:hAnsi="Times New Roman" w:cs="Times New Roman"/>
          <w:b/>
          <w:bCs/>
        </w:rPr>
      </w:pPr>
      <w:r w:rsidRPr="00E73346">
        <w:rPr>
          <w:rFonts w:ascii="Times New Roman" w:eastAsia="Times New Roman" w:hAnsi="Times New Roman" w:cs="Times New Roman"/>
          <w:b/>
          <w:bCs/>
        </w:rPr>
        <w:t xml:space="preserve">Figure </w:t>
      </w:r>
      <w:r w:rsidR="008F60B3">
        <w:rPr>
          <w:rFonts w:ascii="Times New Roman" w:eastAsia="Times New Roman" w:hAnsi="Times New Roman" w:cs="Times New Roman"/>
          <w:b/>
          <w:bCs/>
        </w:rPr>
        <w:t>12</w:t>
      </w:r>
      <w:r w:rsidR="002175CC" w:rsidRPr="00E73346">
        <w:rPr>
          <w:rFonts w:ascii="Times New Roman" w:eastAsia="Times New Roman" w:hAnsi="Times New Roman" w:cs="Times New Roman"/>
          <w:b/>
          <w:bCs/>
        </w:rPr>
        <w:t>:</w:t>
      </w:r>
      <w:r w:rsidRPr="00E73346">
        <w:rPr>
          <w:rFonts w:ascii="Times New Roman" w:eastAsia="Times New Roman" w:hAnsi="Times New Roman" w:cs="Times New Roman"/>
          <w:b/>
          <w:bCs/>
        </w:rPr>
        <w:t xml:space="preserve"> Resulting Neuro-fuzzy hybrid system</w:t>
      </w:r>
    </w:p>
    <w:p w:rsidR="00E73346" w:rsidRPr="00064ED0" w:rsidRDefault="00E73346" w:rsidP="00064ED0">
      <w:pPr>
        <w:spacing w:after="240" w:line="240" w:lineRule="auto"/>
        <w:rPr>
          <w:rFonts w:ascii="Times New Roman" w:eastAsia="Times New Roman" w:hAnsi="Times New Roman" w:cs="Times New Roman"/>
          <w:sz w:val="24"/>
          <w:szCs w:val="24"/>
        </w:rPr>
      </w:pPr>
    </w:p>
    <w:p w:rsidR="00064ED0" w:rsidRPr="00064ED0" w:rsidRDefault="002C7F71" w:rsidP="00D009D1">
      <w:pPr>
        <w:pStyle w:val="Heading3"/>
        <w:rPr>
          <w:rFonts w:eastAsia="Times New Roman" w:cs="Times New Roman"/>
        </w:rPr>
      </w:pPr>
      <w:bookmarkStart w:id="36" w:name="_Toc489240165"/>
      <w:r>
        <w:rPr>
          <w:rFonts w:eastAsia="Times New Roman"/>
        </w:rPr>
        <w:t>2.3</w:t>
      </w:r>
      <w:r w:rsidR="00D009D1">
        <w:rPr>
          <w:rFonts w:eastAsia="Times New Roman"/>
        </w:rPr>
        <w:t xml:space="preserve">. </w:t>
      </w:r>
      <w:r w:rsidR="00064ED0" w:rsidRPr="00064ED0">
        <w:rPr>
          <w:rFonts w:eastAsia="Times New Roman"/>
        </w:rPr>
        <w:t>Design of the Robot</w:t>
      </w:r>
      <w:bookmarkEnd w:id="36"/>
    </w:p>
    <w:p w:rsidR="00064ED0" w:rsidRDefault="00064ED0" w:rsidP="00064ED0">
      <w:pPr>
        <w:spacing w:after="0" w:line="240" w:lineRule="auto"/>
        <w:rPr>
          <w:rFonts w:ascii="Times New Roman" w:eastAsia="Times New Roman" w:hAnsi="Times New Roman" w:cs="Times New Roman"/>
          <w:sz w:val="24"/>
          <w:szCs w:val="24"/>
        </w:rPr>
      </w:pPr>
    </w:p>
    <w:p w:rsidR="00064ED0" w:rsidRPr="002175CC" w:rsidRDefault="002175CC" w:rsidP="002175CC">
      <w:pPr>
        <w:spacing w:after="0" w:line="240" w:lineRule="auto"/>
        <w:jc w:val="both"/>
        <w:rPr>
          <w:rFonts w:ascii="Times New Roman" w:eastAsia="Times New Roman" w:hAnsi="Times New Roman" w:cs="Times New Roman"/>
        </w:rPr>
      </w:pPr>
      <w:r w:rsidRPr="002175CC">
        <w:rPr>
          <w:rFonts w:ascii="Times New Roman" w:eastAsia="Times New Roman" w:hAnsi="Times New Roman" w:cs="Times New Roman"/>
        </w:rPr>
        <w:t>The robot control board is a Raspberry pi 2 B board which runs</w:t>
      </w:r>
      <w:r>
        <w:rPr>
          <w:rFonts w:ascii="Times New Roman" w:eastAsia="Times New Roman" w:hAnsi="Times New Roman" w:cs="Times New Roman"/>
        </w:rPr>
        <w:t xml:space="preserve"> on </w:t>
      </w:r>
      <w:r w:rsidRPr="002175CC">
        <w:rPr>
          <w:rFonts w:ascii="Times New Roman" w:eastAsia="Times New Roman" w:hAnsi="Times New Roman" w:cs="Times New Roman"/>
        </w:rPr>
        <w:t xml:space="preserve">the Raspbian operating system. </w:t>
      </w:r>
      <w:r>
        <w:rPr>
          <w:rFonts w:ascii="Times New Roman" w:eastAsia="Times New Roman" w:hAnsi="Times New Roman" w:cs="Times New Roman"/>
        </w:rPr>
        <w:t xml:space="preserve">Ultrasonic sensor with rotating capabilities will be used to detect obstacles. DH11 temperature is used to measure the temperature. </w:t>
      </w:r>
      <w:r w:rsidRPr="002175CC">
        <w:rPr>
          <w:rFonts w:ascii="Times New Roman" w:eastAsia="Times New Roman" w:hAnsi="Times New Roman" w:cs="Times New Roman"/>
        </w:rPr>
        <w:t>ACS712</w:t>
      </w:r>
      <w:r>
        <w:rPr>
          <w:rFonts w:ascii="Times New Roman" w:eastAsia="Times New Roman" w:hAnsi="Times New Roman" w:cs="Times New Roman"/>
        </w:rPr>
        <w:t xml:space="preserve"> and a voltage divider circuit is used to measure the current usage and voltage level of the battery. A 4000mAh battery is used to energize the whole system</w:t>
      </w:r>
      <w:r w:rsidR="0026429A">
        <w:rPr>
          <w:rFonts w:ascii="Times New Roman" w:eastAsia="Times New Roman" w:hAnsi="Times New Roman" w:cs="Times New Roman"/>
        </w:rPr>
        <w:t>.</w:t>
      </w:r>
    </w:p>
    <w:p w:rsidR="00064ED0" w:rsidRPr="00064ED0" w:rsidRDefault="00064ED0" w:rsidP="00064ED0">
      <w:pPr>
        <w:spacing w:after="0" w:line="240" w:lineRule="auto"/>
        <w:rPr>
          <w:rFonts w:ascii="Times New Roman" w:eastAsia="Times New Roman" w:hAnsi="Times New Roman" w:cs="Times New Roman"/>
          <w:sz w:val="24"/>
          <w:szCs w:val="24"/>
        </w:rPr>
      </w:pPr>
    </w:p>
    <w:p w:rsidR="00064ED0" w:rsidRPr="0026429A" w:rsidRDefault="0026429A" w:rsidP="00064ED0">
      <w:pPr>
        <w:spacing w:after="0" w:line="240" w:lineRule="auto"/>
        <w:rPr>
          <w:rFonts w:ascii="Times New Roman" w:eastAsia="Times New Roman" w:hAnsi="Times New Roman" w:cs="Times New Roman"/>
          <w:sz w:val="24"/>
          <w:szCs w:val="24"/>
        </w:rPr>
      </w:pPr>
      <w:r w:rsidRPr="0026429A">
        <w:rPr>
          <w:rFonts w:ascii="Times New Roman" w:eastAsia="Times New Roman" w:hAnsi="Times New Roman" w:cs="Times New Roman"/>
          <w:b/>
          <w:bCs/>
          <w:color w:val="000000"/>
        </w:rPr>
        <w:t>Calculating the remaining energy level</w:t>
      </w:r>
    </w:p>
    <w:p w:rsidR="0026429A" w:rsidRDefault="0026429A" w:rsidP="0026429A">
      <w:pPr>
        <w:spacing w:after="0" w:line="240" w:lineRule="auto"/>
      </w:pPr>
    </w:p>
    <w:p w:rsidR="00B0689A" w:rsidRDefault="0026429A" w:rsidP="0026429A">
      <w:pPr>
        <w:spacing w:after="0" w:line="240" w:lineRule="auto"/>
        <w:rPr>
          <w:rFonts w:ascii="Times New Roman" w:hAnsi="Times New Roman" w:cs="Times New Roman"/>
        </w:rPr>
      </w:pPr>
      <w:r w:rsidRPr="0026429A">
        <w:rPr>
          <w:rFonts w:ascii="Times New Roman" w:hAnsi="Times New Roman" w:cs="Times New Roman"/>
        </w:rPr>
        <w:t>This</w:t>
      </w:r>
      <w:r>
        <w:rPr>
          <w:rFonts w:ascii="Times New Roman" w:hAnsi="Times New Roman" w:cs="Times New Roman"/>
        </w:rPr>
        <w:t xml:space="preserve"> function will be used to calculate the remaining energy level in the battery. </w:t>
      </w:r>
    </w:p>
    <w:p w:rsidR="008F60B3" w:rsidRPr="0026429A" w:rsidRDefault="008F60B3" w:rsidP="0026429A">
      <w:pPr>
        <w:spacing w:after="0" w:line="240" w:lineRule="auto"/>
        <w:rPr>
          <w:rFonts w:ascii="Times New Roman" w:hAnsi="Times New Roman" w:cs="Times New Roman"/>
        </w:rPr>
      </w:pPr>
    </w:p>
    <w:p w:rsidR="00B0689A" w:rsidRDefault="0026429A" w:rsidP="00064ED0">
      <m:oMathPara>
        <m:oMath>
          <m:r>
            <w:rPr>
              <w:rFonts w:ascii="Cambria Math" w:hAnsi="Cambria Math"/>
              <w:sz w:val="28"/>
              <w:szCs w:val="26"/>
            </w:rPr>
            <m:t xml:space="preserve">Energy Level= 4000mAh –  </m:t>
          </m:r>
          <m:nary>
            <m:naryPr>
              <m:chr m:val="∑"/>
              <m:limLoc m:val="undOvr"/>
              <m:ctrlPr>
                <w:rPr>
                  <w:rFonts w:ascii="Cambria Math" w:hAnsi="Cambria Math"/>
                  <w:i/>
                  <w:sz w:val="28"/>
                  <w:szCs w:val="26"/>
                </w:rPr>
              </m:ctrlPr>
            </m:naryPr>
            <m:sub>
              <m:r>
                <w:rPr>
                  <w:rFonts w:ascii="Cambria Math" w:hAnsi="Cambria Math"/>
                  <w:sz w:val="28"/>
                  <w:szCs w:val="26"/>
                </w:rPr>
                <m:t>t=o</m:t>
              </m:r>
            </m:sub>
            <m:sup>
              <m:r>
                <w:rPr>
                  <w:rFonts w:ascii="Cambria Math" w:hAnsi="Cambria Math"/>
                  <w:sz w:val="28"/>
                  <w:szCs w:val="26"/>
                </w:rPr>
                <m:t>n</m:t>
              </m:r>
            </m:sup>
            <m:e>
              <m:r>
                <w:rPr>
                  <w:rFonts w:ascii="Cambria Math" w:hAnsi="Cambria Math"/>
                  <w:sz w:val="28"/>
                  <w:szCs w:val="26"/>
                </w:rPr>
                <m:t>voltage×</m:t>
              </m:r>
              <m:sSub>
                <m:sSubPr>
                  <m:ctrlPr>
                    <w:rPr>
                      <w:rFonts w:ascii="Cambria Math" w:hAnsi="Cambria Math"/>
                      <w:i/>
                      <w:sz w:val="28"/>
                      <w:szCs w:val="26"/>
                    </w:rPr>
                  </m:ctrlPr>
                </m:sSubPr>
                <m:e>
                  <m:r>
                    <w:rPr>
                      <w:rFonts w:ascii="Cambria Math" w:hAnsi="Cambria Math"/>
                      <w:sz w:val="28"/>
                      <w:szCs w:val="26"/>
                    </w:rPr>
                    <m:t>current</m:t>
                  </m:r>
                </m:e>
                <m:sub>
                  <m:r>
                    <w:rPr>
                      <w:rFonts w:ascii="Cambria Math" w:hAnsi="Cambria Math"/>
                      <w:sz w:val="28"/>
                      <w:szCs w:val="26"/>
                    </w:rPr>
                    <m:t>t</m:t>
                  </m:r>
                </m:sub>
              </m:sSub>
            </m:e>
          </m:nary>
          <m:r>
            <w:rPr>
              <w:rFonts w:ascii="Cambria Math" w:hAnsi="Cambria Math"/>
              <w:sz w:val="28"/>
              <w:szCs w:val="26"/>
            </w:rPr>
            <m:t>/3600</m:t>
          </m:r>
        </m:oMath>
      </m:oMathPara>
    </w:p>
    <w:p w:rsidR="00B0689A" w:rsidRDefault="00B0689A" w:rsidP="00064ED0"/>
    <w:p w:rsidR="00B0689A" w:rsidRDefault="00B0689A" w:rsidP="00064ED0"/>
    <w:p w:rsidR="0026429A" w:rsidRDefault="0026429A" w:rsidP="00064ED0"/>
    <w:p w:rsidR="0026429A" w:rsidRDefault="0026429A" w:rsidP="00064ED0"/>
    <w:p w:rsidR="00B0689A" w:rsidRDefault="00B0689A" w:rsidP="00064ED0"/>
    <w:p w:rsidR="002175CC" w:rsidRDefault="002175CC" w:rsidP="00064ED0"/>
    <w:p w:rsidR="002175CC" w:rsidRDefault="002175CC" w:rsidP="00064ED0"/>
    <w:p w:rsidR="00401501" w:rsidRPr="00064ED0" w:rsidRDefault="00401501" w:rsidP="00064ED0"/>
    <w:p w:rsidR="00E15547" w:rsidRDefault="002704AB" w:rsidP="002704AB">
      <w:pPr>
        <w:pStyle w:val="Heading2"/>
      </w:pPr>
      <w:bookmarkStart w:id="37" w:name="_Toc489240166"/>
      <w:r>
        <w:lastRenderedPageBreak/>
        <w:t xml:space="preserve">3. </w:t>
      </w:r>
      <w:r w:rsidR="00E15547" w:rsidRPr="00E15547">
        <w:t>Preliminary results &amp; discussion</w:t>
      </w:r>
      <w:bookmarkEnd w:id="37"/>
    </w:p>
    <w:p w:rsidR="00FB1962" w:rsidRDefault="00FB1962" w:rsidP="00E15547">
      <w:pPr>
        <w:rPr>
          <w:rFonts w:ascii="Times New Roman" w:hAnsi="Times New Roman" w:cs="Times New Roman"/>
          <w:sz w:val="28"/>
          <w:szCs w:val="28"/>
        </w:rPr>
      </w:pPr>
    </w:p>
    <w:p w:rsidR="00AF3544" w:rsidRDefault="00B95884" w:rsidP="00FB1962">
      <w:pPr>
        <w:jc w:val="both"/>
        <w:rPr>
          <w:rFonts w:ascii="Times New Roman" w:hAnsi="Times New Roman" w:cs="Times New Roman"/>
          <w:noProof/>
        </w:rPr>
      </w:pPr>
      <w:r>
        <w:rPr>
          <w:rFonts w:ascii="Times New Roman" w:hAnsi="Times New Roman" w:cs="Times New Roman"/>
          <w:noProof/>
        </w:rPr>
        <w:t xml:space="preserve">Completing the structure and assembling the hardware component of the robot were completed. </w:t>
      </w:r>
      <w:r w:rsidR="00AF3544">
        <w:rPr>
          <w:rFonts w:ascii="Times New Roman" w:hAnsi="Times New Roman" w:cs="Times New Roman"/>
          <w:noProof/>
        </w:rPr>
        <w:t xml:space="preserve">Robot is now in working condition and has the compaility to program via a putty connection. </w:t>
      </w:r>
      <w:r w:rsidR="00FB1962">
        <w:rPr>
          <w:rFonts w:ascii="Times New Roman" w:hAnsi="Times New Roman" w:cs="Times New Roman"/>
          <w:noProof/>
        </w:rPr>
        <w:t xml:space="preserve">Therefore, Phase-I of the project is already completed. </w:t>
      </w:r>
      <w:r w:rsidR="00AF3544">
        <w:rPr>
          <w:rFonts w:ascii="Times New Roman" w:hAnsi="Times New Roman" w:cs="Times New Roman"/>
          <w:noProof/>
        </w:rPr>
        <w:t xml:space="preserve">Figure </w:t>
      </w:r>
      <w:r w:rsidR="008F60B3">
        <w:rPr>
          <w:rFonts w:ascii="Times New Roman" w:hAnsi="Times New Roman" w:cs="Times New Roman"/>
          <w:noProof/>
        </w:rPr>
        <w:t>13</w:t>
      </w:r>
      <w:r w:rsidR="00AF3544">
        <w:rPr>
          <w:rFonts w:ascii="Times New Roman" w:hAnsi="Times New Roman" w:cs="Times New Roman"/>
          <w:noProof/>
        </w:rPr>
        <w:t xml:space="preserve"> shows the imple</w:t>
      </w:r>
      <w:r w:rsidR="00D7491E">
        <w:rPr>
          <w:rFonts w:ascii="Times New Roman" w:hAnsi="Times New Roman" w:cs="Times New Roman"/>
          <w:noProof/>
        </w:rPr>
        <w:t>me</w:t>
      </w:r>
      <w:r w:rsidR="00AF3544">
        <w:rPr>
          <w:rFonts w:ascii="Times New Roman" w:hAnsi="Times New Roman" w:cs="Times New Roman"/>
          <w:noProof/>
        </w:rPr>
        <w:t xml:space="preserve">nted robot. </w:t>
      </w:r>
      <w:r w:rsidR="00FB1962">
        <w:rPr>
          <w:rFonts w:ascii="Times New Roman" w:hAnsi="Times New Roman" w:cs="Times New Roman"/>
          <w:noProof/>
        </w:rPr>
        <w:t>This robot</w:t>
      </w:r>
      <w:r w:rsidR="00D7491E">
        <w:rPr>
          <w:rFonts w:ascii="Times New Roman" w:hAnsi="Times New Roman" w:cs="Times New Roman"/>
          <w:noProof/>
        </w:rPr>
        <w:t xml:space="preserve"> has the ca</w:t>
      </w:r>
      <w:r w:rsidR="00FB1962">
        <w:rPr>
          <w:rFonts w:ascii="Times New Roman" w:hAnsi="Times New Roman" w:cs="Times New Roman"/>
          <w:noProof/>
        </w:rPr>
        <w:t>pabilty to find obstacles and avoid them, measure temperature and energy level. It also has the wireless connectivity.</w:t>
      </w:r>
    </w:p>
    <w:p w:rsidR="00AF3544" w:rsidRDefault="00AF3544" w:rsidP="00AF3544">
      <w:pPr>
        <w:jc w:val="center"/>
        <w:rPr>
          <w:rFonts w:ascii="Times New Roman" w:hAnsi="Times New Roman" w:cs="Times New Roman"/>
          <w:noProof/>
        </w:rPr>
      </w:pPr>
      <w:r>
        <w:rPr>
          <w:rFonts w:ascii="Times New Roman" w:hAnsi="Times New Roman" w:cs="Times New Roman"/>
          <w:noProof/>
        </w:rPr>
        <w:drawing>
          <wp:inline distT="0" distB="0" distL="0" distR="0" wp14:anchorId="62BDA021">
            <wp:extent cx="2722728" cy="190586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7274" cy="1909049"/>
                    </a:xfrm>
                    <a:prstGeom prst="rect">
                      <a:avLst/>
                    </a:prstGeom>
                    <a:noFill/>
                  </pic:spPr>
                </pic:pic>
              </a:graphicData>
            </a:graphic>
          </wp:inline>
        </w:drawing>
      </w:r>
    </w:p>
    <w:p w:rsidR="00AF3544" w:rsidRDefault="00AF3544" w:rsidP="00FB1962">
      <w:pPr>
        <w:pStyle w:val="Heading4"/>
        <w:jc w:val="center"/>
        <w:rPr>
          <w:noProof/>
        </w:rPr>
      </w:pPr>
      <w:bookmarkStart w:id="38" w:name="_Toc489240175"/>
      <w:r>
        <w:rPr>
          <w:noProof/>
        </w:rPr>
        <w:t xml:space="preserve">Figure </w:t>
      </w:r>
      <w:r w:rsidR="008F60B3">
        <w:rPr>
          <w:noProof/>
        </w:rPr>
        <w:t>13</w:t>
      </w:r>
      <w:r>
        <w:rPr>
          <w:noProof/>
        </w:rPr>
        <w:t xml:space="preserve"> : Implemented Robot</w:t>
      </w:r>
      <w:bookmarkEnd w:id="38"/>
    </w:p>
    <w:p w:rsidR="00AF3544" w:rsidRDefault="00AF3544" w:rsidP="00E15547">
      <w:pPr>
        <w:rPr>
          <w:rFonts w:ascii="Times New Roman" w:hAnsi="Times New Roman" w:cs="Times New Roman"/>
          <w:noProof/>
        </w:rPr>
      </w:pPr>
    </w:p>
    <w:p w:rsidR="00FB1962" w:rsidRPr="00712F6A" w:rsidRDefault="00AF3544" w:rsidP="00DF2DB0">
      <w:pPr>
        <w:jc w:val="both"/>
        <w:rPr>
          <w:rFonts w:ascii="Times New Roman" w:hAnsi="Times New Roman" w:cs="Times New Roman"/>
          <w:noProof/>
        </w:rPr>
      </w:pPr>
      <w:r>
        <w:rPr>
          <w:rFonts w:ascii="Times New Roman" w:hAnsi="Times New Roman" w:cs="Times New Roman"/>
          <w:noProof/>
        </w:rPr>
        <w:t>All the basic functionalities like motor driving, scanning obstacles and locat</w:t>
      </w:r>
      <w:r w:rsidR="00D7491E">
        <w:rPr>
          <w:rFonts w:ascii="Times New Roman" w:hAnsi="Times New Roman" w:cs="Times New Roman"/>
          <w:noProof/>
        </w:rPr>
        <w:t>ing</w:t>
      </w:r>
      <w:r>
        <w:rPr>
          <w:rFonts w:ascii="Times New Roman" w:hAnsi="Times New Roman" w:cs="Times New Roman"/>
          <w:noProof/>
        </w:rPr>
        <w:t xml:space="preserve"> the object direction, reading temperature sensors, and meas</w:t>
      </w:r>
      <w:r w:rsidR="00D7491E">
        <w:rPr>
          <w:rFonts w:ascii="Times New Roman" w:hAnsi="Times New Roman" w:cs="Times New Roman"/>
          <w:noProof/>
        </w:rPr>
        <w:t>su</w:t>
      </w:r>
      <w:r>
        <w:rPr>
          <w:rFonts w:ascii="Times New Roman" w:hAnsi="Times New Roman" w:cs="Times New Roman"/>
          <w:noProof/>
        </w:rPr>
        <w:t>ring power</w:t>
      </w:r>
      <w:r w:rsidR="00FB1962">
        <w:rPr>
          <w:rFonts w:ascii="Times New Roman" w:hAnsi="Times New Roman" w:cs="Times New Roman"/>
          <w:noProof/>
        </w:rPr>
        <w:t xml:space="preserve"> have been programm</w:t>
      </w:r>
      <w:r w:rsidR="00E714E4">
        <w:rPr>
          <w:rFonts w:ascii="Times New Roman" w:hAnsi="Times New Roman" w:cs="Times New Roman"/>
          <w:noProof/>
        </w:rPr>
        <w:t>atically imple</w:t>
      </w:r>
      <w:r w:rsidR="00D7491E">
        <w:rPr>
          <w:rFonts w:ascii="Times New Roman" w:hAnsi="Times New Roman" w:cs="Times New Roman"/>
          <w:noProof/>
        </w:rPr>
        <w:t>me</w:t>
      </w:r>
      <w:r w:rsidR="00E714E4">
        <w:rPr>
          <w:rFonts w:ascii="Times New Roman" w:hAnsi="Times New Roman" w:cs="Times New Roman"/>
          <w:noProof/>
        </w:rPr>
        <w:t>nted</w:t>
      </w:r>
      <w:r w:rsidR="00FB1962">
        <w:rPr>
          <w:rFonts w:ascii="Times New Roman" w:hAnsi="Times New Roman" w:cs="Times New Roman"/>
          <w:noProof/>
        </w:rPr>
        <w:t xml:space="preserve"> </w:t>
      </w:r>
      <w:r w:rsidR="00E714E4">
        <w:rPr>
          <w:rFonts w:ascii="Times New Roman" w:hAnsi="Times New Roman" w:cs="Times New Roman"/>
          <w:noProof/>
        </w:rPr>
        <w:t xml:space="preserve">using python </w:t>
      </w:r>
      <w:r w:rsidR="00FB1962">
        <w:rPr>
          <w:rFonts w:ascii="Times New Roman" w:hAnsi="Times New Roman" w:cs="Times New Roman"/>
          <w:noProof/>
        </w:rPr>
        <w:t xml:space="preserve">and tested. </w:t>
      </w:r>
      <w:r w:rsidR="00D7491E">
        <w:rPr>
          <w:rFonts w:ascii="Times New Roman" w:hAnsi="Times New Roman" w:cs="Times New Roman"/>
          <w:noProof/>
        </w:rPr>
        <w:t>To detect</w:t>
      </w:r>
      <w:r w:rsidR="00712F6A">
        <w:rPr>
          <w:rFonts w:ascii="Times New Roman" w:hAnsi="Times New Roman" w:cs="Times New Roman"/>
          <w:noProof/>
        </w:rPr>
        <w:t xml:space="preserve"> obsctacles, ultra sonic sensor is rotating across 180</w:t>
      </w:r>
      <w:r w:rsidR="00712F6A" w:rsidRPr="00712F6A">
        <w:rPr>
          <w:rFonts w:ascii="Times New Roman" w:hAnsi="Times New Roman" w:cs="Times New Roman"/>
          <w:noProof/>
          <w:vertAlign w:val="superscript"/>
        </w:rPr>
        <w:t>0</w:t>
      </w:r>
      <w:r w:rsidR="00712F6A">
        <w:rPr>
          <w:rFonts w:ascii="Times New Roman" w:hAnsi="Times New Roman" w:cs="Times New Roman"/>
          <w:noProof/>
          <w:vertAlign w:val="superscript"/>
        </w:rPr>
        <w:t xml:space="preserve"> </w:t>
      </w:r>
      <w:r w:rsidR="00712F6A">
        <w:rPr>
          <w:rFonts w:ascii="Times New Roman" w:hAnsi="Times New Roman" w:cs="Times New Roman"/>
          <w:noProof/>
        </w:rPr>
        <w:t>angle and taking measurement in for every 10</w:t>
      </w:r>
      <w:r w:rsidR="00712F6A" w:rsidRPr="00712F6A">
        <w:rPr>
          <w:rFonts w:ascii="Times New Roman" w:hAnsi="Times New Roman" w:cs="Times New Roman"/>
          <w:noProof/>
          <w:vertAlign w:val="superscript"/>
        </w:rPr>
        <w:t>0</w:t>
      </w:r>
      <w:r w:rsidR="00712F6A">
        <w:rPr>
          <w:rFonts w:ascii="Times New Roman" w:hAnsi="Times New Roman" w:cs="Times New Roman"/>
          <w:noProof/>
        </w:rPr>
        <w:t xml:space="preserve"> intervals.</w:t>
      </w:r>
    </w:p>
    <w:p w:rsidR="00712F6A" w:rsidRDefault="00AF3544" w:rsidP="00DF2DB0">
      <w:pPr>
        <w:jc w:val="both"/>
        <w:rPr>
          <w:rFonts w:ascii="Times New Roman" w:hAnsi="Times New Roman" w:cs="Times New Roman"/>
          <w:noProof/>
        </w:rPr>
      </w:pPr>
      <w:r>
        <w:rPr>
          <w:rFonts w:ascii="Times New Roman" w:hAnsi="Times New Roman" w:cs="Times New Roman"/>
          <w:noProof/>
        </w:rPr>
        <w:t>Currently</w:t>
      </w:r>
      <w:r w:rsidR="00712F6A">
        <w:rPr>
          <w:rFonts w:ascii="Times New Roman" w:hAnsi="Times New Roman" w:cs="Times New Roman"/>
          <w:noProof/>
        </w:rPr>
        <w:t>, phase II of the p</w:t>
      </w:r>
      <w:r w:rsidR="00D7491E">
        <w:rPr>
          <w:rFonts w:ascii="Times New Roman" w:hAnsi="Times New Roman" w:cs="Times New Roman"/>
          <w:noProof/>
        </w:rPr>
        <w:t>roject is being carreied out</w:t>
      </w:r>
      <w:r w:rsidR="00712F6A">
        <w:rPr>
          <w:rFonts w:ascii="Times New Roman" w:hAnsi="Times New Roman" w:cs="Times New Roman"/>
          <w:noProof/>
        </w:rPr>
        <w:t xml:space="preserve">. </w:t>
      </w:r>
      <w:r w:rsidR="00DF2DB0">
        <w:rPr>
          <w:rFonts w:ascii="Times New Roman" w:hAnsi="Times New Roman" w:cs="Times New Roman"/>
          <w:noProof/>
        </w:rPr>
        <w:t xml:space="preserve">In order to </w:t>
      </w:r>
      <w:r w:rsidR="00712F6A">
        <w:rPr>
          <w:rFonts w:ascii="Times New Roman" w:hAnsi="Times New Roman" w:cs="Times New Roman"/>
          <w:noProof/>
        </w:rPr>
        <w:t>complete the phase</w:t>
      </w:r>
      <w:r w:rsidR="00D7491E">
        <w:rPr>
          <w:rFonts w:ascii="Times New Roman" w:hAnsi="Times New Roman" w:cs="Times New Roman"/>
          <w:noProof/>
        </w:rPr>
        <w:t xml:space="preserve"> </w:t>
      </w:r>
      <w:r w:rsidR="00712F6A">
        <w:rPr>
          <w:rFonts w:ascii="Times New Roman" w:hAnsi="Times New Roman" w:cs="Times New Roman"/>
          <w:noProof/>
        </w:rPr>
        <w:t>II,</w:t>
      </w:r>
      <w:r>
        <w:rPr>
          <w:rFonts w:ascii="Times New Roman" w:hAnsi="Times New Roman" w:cs="Times New Roman"/>
          <w:noProof/>
        </w:rPr>
        <w:t xml:space="preserve"> </w:t>
      </w:r>
      <w:r w:rsidR="00B95884">
        <w:rPr>
          <w:rFonts w:ascii="Times New Roman" w:hAnsi="Times New Roman" w:cs="Times New Roman"/>
          <w:noProof/>
        </w:rPr>
        <w:t>subsum</w:t>
      </w:r>
      <w:r w:rsidR="00712F6A">
        <w:rPr>
          <w:rFonts w:ascii="Times New Roman" w:hAnsi="Times New Roman" w:cs="Times New Roman"/>
          <w:noProof/>
        </w:rPr>
        <w:t>p</w:t>
      </w:r>
      <w:r w:rsidR="00B95884">
        <w:rPr>
          <w:rFonts w:ascii="Times New Roman" w:hAnsi="Times New Roman" w:cs="Times New Roman"/>
          <w:noProof/>
        </w:rPr>
        <w:t>tion architecture</w:t>
      </w:r>
      <w:r w:rsidR="00712F6A">
        <w:rPr>
          <w:rFonts w:ascii="Times New Roman" w:hAnsi="Times New Roman" w:cs="Times New Roman"/>
          <w:noProof/>
        </w:rPr>
        <w:t xml:space="preserve"> based obstacle avoiding robot</w:t>
      </w:r>
      <w:r w:rsidR="00B95884">
        <w:rPr>
          <w:rFonts w:ascii="Times New Roman" w:hAnsi="Times New Roman" w:cs="Times New Roman"/>
          <w:noProof/>
        </w:rPr>
        <w:t xml:space="preserve"> </w:t>
      </w:r>
      <w:r w:rsidR="00712F6A">
        <w:rPr>
          <w:rFonts w:ascii="Times New Roman" w:hAnsi="Times New Roman" w:cs="Times New Roman"/>
          <w:noProof/>
        </w:rPr>
        <w:t>should be imple</w:t>
      </w:r>
      <w:r w:rsidR="00D7491E">
        <w:rPr>
          <w:rFonts w:ascii="Times New Roman" w:hAnsi="Times New Roman" w:cs="Times New Roman"/>
          <w:noProof/>
        </w:rPr>
        <w:t>me</w:t>
      </w:r>
      <w:r w:rsidR="00712F6A">
        <w:rPr>
          <w:rFonts w:ascii="Times New Roman" w:hAnsi="Times New Roman" w:cs="Times New Roman"/>
          <w:noProof/>
        </w:rPr>
        <w:t>nted</w:t>
      </w:r>
      <w:r w:rsidR="00B95884">
        <w:rPr>
          <w:rFonts w:ascii="Times New Roman" w:hAnsi="Times New Roman" w:cs="Times New Roman"/>
          <w:noProof/>
        </w:rPr>
        <w:t>.</w:t>
      </w:r>
      <w:r w:rsidR="00712F6A">
        <w:rPr>
          <w:rFonts w:ascii="Times New Roman" w:hAnsi="Times New Roman" w:cs="Times New Roman"/>
          <w:noProof/>
        </w:rPr>
        <w:t xml:space="preserve"> Bottom layers of the obstacle avoidance robot subsumption architecture were imple</w:t>
      </w:r>
      <w:r w:rsidR="00B049BB">
        <w:rPr>
          <w:rFonts w:ascii="Times New Roman" w:hAnsi="Times New Roman" w:cs="Times New Roman"/>
          <w:noProof/>
        </w:rPr>
        <w:t>me</w:t>
      </w:r>
      <w:r w:rsidR="00712F6A">
        <w:rPr>
          <w:rFonts w:ascii="Times New Roman" w:hAnsi="Times New Roman" w:cs="Times New Roman"/>
          <w:noProof/>
        </w:rPr>
        <w:t>nted</w:t>
      </w:r>
      <w:r w:rsidR="00B049BB">
        <w:rPr>
          <w:rFonts w:ascii="Times New Roman" w:hAnsi="Times New Roman" w:cs="Times New Roman"/>
          <w:noProof/>
        </w:rPr>
        <w:t xml:space="preserve"> </w:t>
      </w:r>
      <w:r w:rsidR="00712F6A">
        <w:rPr>
          <w:rFonts w:ascii="Times New Roman" w:hAnsi="Times New Roman" w:cs="Times New Roman"/>
          <w:noProof/>
        </w:rPr>
        <w:t xml:space="preserve"> and these two layers, simultaniously run in two different python threads.</w:t>
      </w:r>
      <w:r w:rsidR="008F60B3">
        <w:rPr>
          <w:rFonts w:ascii="Times New Roman" w:hAnsi="Times New Roman" w:cs="Times New Roman"/>
          <w:noProof/>
        </w:rPr>
        <w:t xml:space="preserve"> Figure 14</w:t>
      </w:r>
      <w:r w:rsidR="00DF2DB0">
        <w:rPr>
          <w:rFonts w:ascii="Times New Roman" w:hAnsi="Times New Roman" w:cs="Times New Roman"/>
          <w:noProof/>
        </w:rPr>
        <w:t xml:space="preserve"> shows the imple</w:t>
      </w:r>
      <w:r w:rsidR="00B049BB">
        <w:rPr>
          <w:rFonts w:ascii="Times New Roman" w:hAnsi="Times New Roman" w:cs="Times New Roman"/>
          <w:noProof/>
        </w:rPr>
        <w:t>me</w:t>
      </w:r>
      <w:r w:rsidR="00DF2DB0">
        <w:rPr>
          <w:rFonts w:ascii="Times New Roman" w:hAnsi="Times New Roman" w:cs="Times New Roman"/>
          <w:noProof/>
        </w:rPr>
        <w:t xml:space="preserve">nted layers of the robot. </w:t>
      </w:r>
    </w:p>
    <w:p w:rsidR="009C3F1F" w:rsidRDefault="009C3F1F" w:rsidP="00DF2DB0">
      <w:pPr>
        <w:ind w:left="2160"/>
        <w:jc w:val="center"/>
        <w:rPr>
          <w:rFonts w:ascii="Times New Roman" w:hAnsi="Times New Roman" w:cs="Times New Roman"/>
          <w:noProof/>
        </w:rPr>
      </w:pPr>
    </w:p>
    <w:p w:rsidR="00712F6A" w:rsidRPr="00B507F3" w:rsidRDefault="00DF2DB0" w:rsidP="00DF2DB0">
      <w:pPr>
        <w:ind w:left="2160"/>
        <w:jc w:val="center"/>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48C61CF" wp14:editId="0890FF92">
                <wp:simplePos x="0" y="0"/>
                <wp:positionH relativeFrom="column">
                  <wp:posOffset>1987768</wp:posOffset>
                </wp:positionH>
                <wp:positionV relativeFrom="paragraph">
                  <wp:posOffset>235993</wp:posOffset>
                </wp:positionV>
                <wp:extent cx="1248770" cy="326750"/>
                <wp:effectExtent l="0" t="0" r="27940" b="16510"/>
                <wp:wrapNone/>
                <wp:docPr id="17" name="Rectangle 17"/>
                <wp:cNvGraphicFramePr/>
                <a:graphic xmlns:a="http://schemas.openxmlformats.org/drawingml/2006/main">
                  <a:graphicData uri="http://schemas.microsoft.com/office/word/2010/wordprocessingShape">
                    <wps:wsp>
                      <wps:cNvSpPr/>
                      <wps:spPr>
                        <a:xfrm>
                          <a:off x="0" y="0"/>
                          <a:ext cx="1248770" cy="326750"/>
                        </a:xfrm>
                        <a:prstGeom prst="rect">
                          <a:avLst/>
                        </a:prstGeom>
                      </wps:spPr>
                      <wps:style>
                        <a:lnRef idx="2">
                          <a:schemeClr val="dk1"/>
                        </a:lnRef>
                        <a:fillRef idx="1">
                          <a:schemeClr val="lt1"/>
                        </a:fillRef>
                        <a:effectRef idx="0">
                          <a:schemeClr val="dk1"/>
                        </a:effectRef>
                        <a:fontRef idx="minor">
                          <a:schemeClr val="dk1"/>
                        </a:fontRef>
                      </wps:style>
                      <wps:txbx>
                        <w:txbxContent>
                          <w:p w:rsidR="00B91ACC" w:rsidRPr="00DF2DB0" w:rsidRDefault="00B91ACC" w:rsidP="00DF2DB0">
                            <w:pPr>
                              <w:jc w:val="center"/>
                              <w:rPr>
                                <w:rFonts w:ascii="Times New Roman" w:hAnsi="Times New Roman" w:cs="Times New Roman"/>
                                <w:sz w:val="20"/>
                                <w:szCs w:val="20"/>
                              </w:rPr>
                            </w:pPr>
                            <w:r>
                              <w:rPr>
                                <w:rFonts w:ascii="Times New Roman" w:hAnsi="Times New Roman" w:cs="Times New Roman"/>
                                <w:sz w:val="20"/>
                                <w:szCs w:val="20"/>
                              </w:rPr>
                              <w:t>Moving forward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C61CF" id="Rectangle 17" o:spid="_x0000_s1026" style="position:absolute;left:0;text-align:left;margin-left:156.5pt;margin-top:18.6pt;width:98.35pt;height:2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" fillcolor="white [3201]" strokecolor="black [3200]" strokeweight="1pt">
                <v:textbox>
                  <w:txbxContent>
                    <w:p w:rsidR="00B91ACC" w:rsidRPr="00DF2DB0" w:rsidRDefault="00B91ACC" w:rsidP="00DF2DB0">
                      <w:pPr>
                        <w:jc w:val="center"/>
                        <w:rPr>
                          <w:rFonts w:ascii="Times New Roman" w:hAnsi="Times New Roman" w:cs="Times New Roman"/>
                          <w:sz w:val="20"/>
                          <w:szCs w:val="20"/>
                        </w:rPr>
                      </w:pPr>
                      <w:r>
                        <w:rPr>
                          <w:rFonts w:ascii="Times New Roman" w:hAnsi="Times New Roman" w:cs="Times New Roman"/>
                          <w:sz w:val="20"/>
                          <w:szCs w:val="20"/>
                        </w:rPr>
                        <w:t>Moving forward</w:t>
                      </w:r>
                    </w:p>
                  </w:txbxContent>
                </v:textbox>
              </v:rect>
            </w:pict>
          </mc:Fallback>
        </mc:AlternateContent>
      </w:r>
    </w:p>
    <w:p w:rsidR="009C3F1F" w:rsidRDefault="00DF2DB0" w:rsidP="00DF2DB0">
      <w:pPr>
        <w:ind w:left="2160"/>
        <w:jc w:val="center"/>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simplePos x="0" y="0"/>
                <wp:positionH relativeFrom="column">
                  <wp:posOffset>3487249</wp:posOffset>
                </wp:positionH>
                <wp:positionV relativeFrom="paragraph">
                  <wp:posOffset>122906</wp:posOffset>
                </wp:positionV>
                <wp:extent cx="0" cy="566382"/>
                <wp:effectExtent l="76200" t="0" r="57150" b="62865"/>
                <wp:wrapNone/>
                <wp:docPr id="27" name="Straight Arrow Connector 27"/>
                <wp:cNvGraphicFramePr/>
                <a:graphic xmlns:a="http://schemas.openxmlformats.org/drawingml/2006/main">
                  <a:graphicData uri="http://schemas.microsoft.com/office/word/2010/wordprocessingShape">
                    <wps:wsp>
                      <wps:cNvCnPr/>
                      <wps:spPr>
                        <a:xfrm>
                          <a:off x="0" y="0"/>
                          <a:ext cx="0" cy="566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94A2CE" id="_x0000_t32" coordsize="21600,21600" o:spt="32" o:oned="t" path="m,l21600,21600e" filled="f">
                <v:path arrowok="t" fillok="f" o:connecttype="none"/>
                <o:lock v:ext="edit" shapetype="t"/>
              </v:shapetype>
              <v:shape id="Straight Arrow Connector 27" o:spid="_x0000_s1026" type="#_x0000_t32" style="position:absolute;margin-left:274.6pt;margin-top:9.7pt;width:0;height:4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3234159</wp:posOffset>
                </wp:positionH>
                <wp:positionV relativeFrom="paragraph">
                  <wp:posOffset>116082</wp:posOffset>
                </wp:positionV>
                <wp:extent cx="252844"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252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E0367F" id="Straight Connector 25"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54.65pt,9.15pt" to="274.5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simplePos x="0" y="0"/>
                <wp:positionH relativeFrom="column">
                  <wp:posOffset>1630680</wp:posOffset>
                </wp:positionH>
                <wp:positionV relativeFrom="paragraph">
                  <wp:posOffset>122716</wp:posOffset>
                </wp:positionV>
                <wp:extent cx="348018"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348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E2B13F"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8.4pt,9.65pt" to="155.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" strokecolor="black [3200]"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simplePos x="0" y="0"/>
                <wp:positionH relativeFrom="column">
                  <wp:posOffset>1630907</wp:posOffset>
                </wp:positionH>
                <wp:positionV relativeFrom="paragraph">
                  <wp:posOffset>122906</wp:posOffset>
                </wp:positionV>
                <wp:extent cx="6824" cy="580030"/>
                <wp:effectExtent l="0" t="0" r="31750" b="10795"/>
                <wp:wrapNone/>
                <wp:docPr id="22" name="Straight Connector 22"/>
                <wp:cNvGraphicFramePr/>
                <a:graphic xmlns:a="http://schemas.openxmlformats.org/drawingml/2006/main">
                  <a:graphicData uri="http://schemas.microsoft.com/office/word/2010/wordprocessingShape">
                    <wps:wsp>
                      <wps:cNvCnPr/>
                      <wps:spPr>
                        <a:xfrm flipH="1" flipV="1">
                          <a:off x="0" y="0"/>
                          <a:ext cx="6824" cy="580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1B19A" id="Straight Connector 22"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128.4pt,9.7pt" to="128.9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" strokecolor="black [3200]" strokeweight=".5pt">
                <v:stroke joinstyle="miter"/>
              </v:line>
            </w:pict>
          </mc:Fallback>
        </mc:AlternateContent>
      </w:r>
    </w:p>
    <w:p w:rsidR="00B95884" w:rsidRDefault="00712F6A" w:rsidP="00DF2DB0">
      <w:pPr>
        <w:ind w:left="2160"/>
        <w:jc w:val="center"/>
        <w:rPr>
          <w:rFonts w:ascii="Times New Roman" w:hAnsi="Times New Roman" w:cs="Times New Roman"/>
          <w:noProof/>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simplePos x="0" y="0"/>
                <wp:positionH relativeFrom="column">
                  <wp:posOffset>2006222</wp:posOffset>
                </wp:positionH>
                <wp:positionV relativeFrom="paragraph">
                  <wp:posOffset>202935</wp:posOffset>
                </wp:positionV>
                <wp:extent cx="1248770" cy="326750"/>
                <wp:effectExtent l="0" t="0" r="27940" b="16510"/>
                <wp:wrapNone/>
                <wp:docPr id="15" name="Rectangle 15"/>
                <wp:cNvGraphicFramePr/>
                <a:graphic xmlns:a="http://schemas.openxmlformats.org/drawingml/2006/main">
                  <a:graphicData uri="http://schemas.microsoft.com/office/word/2010/wordprocessingShape">
                    <wps:wsp>
                      <wps:cNvSpPr/>
                      <wps:spPr>
                        <a:xfrm>
                          <a:off x="0" y="0"/>
                          <a:ext cx="1248770" cy="326750"/>
                        </a:xfrm>
                        <a:prstGeom prst="rect">
                          <a:avLst/>
                        </a:prstGeom>
                      </wps:spPr>
                      <wps:style>
                        <a:lnRef idx="2">
                          <a:schemeClr val="dk1"/>
                        </a:lnRef>
                        <a:fillRef idx="1">
                          <a:schemeClr val="lt1"/>
                        </a:fillRef>
                        <a:effectRef idx="0">
                          <a:schemeClr val="dk1"/>
                        </a:effectRef>
                        <a:fontRef idx="minor">
                          <a:schemeClr val="dk1"/>
                        </a:fontRef>
                      </wps:style>
                      <wps:txbx>
                        <w:txbxContent>
                          <w:p w:rsidR="00B91ACC" w:rsidRPr="00DF2DB0" w:rsidRDefault="00B91ACC" w:rsidP="00712F6A">
                            <w:pPr>
                              <w:jc w:val="center"/>
                              <w:rPr>
                                <w:rFonts w:ascii="Times New Roman" w:hAnsi="Times New Roman" w:cs="Times New Roman"/>
                                <w:sz w:val="20"/>
                                <w:szCs w:val="20"/>
                              </w:rPr>
                            </w:pPr>
                            <w:r w:rsidRPr="00DF2DB0">
                              <w:rPr>
                                <w:rFonts w:ascii="Times New Roman" w:hAnsi="Times New Roman" w:cs="Times New Roman"/>
                                <w:sz w:val="20"/>
                                <w:szCs w:val="20"/>
                              </w:rPr>
                              <w:t>Obstacle Avoidance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7" style="position:absolute;left:0;text-align:left;margin-left:157.95pt;margin-top:16pt;width:98.35pt;height:2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" fillcolor="white [3201]" strokecolor="black [3200]" strokeweight="1pt">
                <v:textbox>
                  <w:txbxContent>
                    <w:p w:rsidR="00B91ACC" w:rsidRPr="00DF2DB0" w:rsidRDefault="00B91ACC" w:rsidP="00712F6A">
                      <w:pPr>
                        <w:jc w:val="center"/>
                        <w:rPr>
                          <w:rFonts w:ascii="Times New Roman" w:hAnsi="Times New Roman" w:cs="Times New Roman"/>
                          <w:sz w:val="20"/>
                          <w:szCs w:val="20"/>
                        </w:rPr>
                      </w:pPr>
                      <w:r w:rsidRPr="00DF2DB0">
                        <w:rPr>
                          <w:rFonts w:ascii="Times New Roman" w:hAnsi="Times New Roman" w:cs="Times New Roman"/>
                          <w:sz w:val="20"/>
                          <w:szCs w:val="20"/>
                        </w:rPr>
                        <w:t>Obstacle Avoidance</w:t>
                      </w:r>
                    </w:p>
                  </w:txbxContent>
                </v:textbox>
              </v:rect>
            </w:pict>
          </mc:Fallback>
        </mc:AlternateContent>
      </w:r>
    </w:p>
    <w:p w:rsidR="00712F6A" w:rsidRDefault="00DF2DB0" w:rsidP="00DF2DB0">
      <w:pPr>
        <w:ind w:left="216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EA4E3EB" wp14:editId="46C89A1E">
                <wp:simplePos x="0" y="0"/>
                <wp:positionH relativeFrom="column">
                  <wp:posOffset>3263426</wp:posOffset>
                </wp:positionH>
                <wp:positionV relativeFrom="paragraph">
                  <wp:posOffset>46355</wp:posOffset>
                </wp:positionV>
                <wp:extent cx="675564" cy="0"/>
                <wp:effectExtent l="0" t="76200" r="10795" b="95250"/>
                <wp:wrapNone/>
                <wp:docPr id="21" name="Straight Arrow Connector 21"/>
                <wp:cNvGraphicFramePr/>
                <a:graphic xmlns:a="http://schemas.openxmlformats.org/drawingml/2006/main">
                  <a:graphicData uri="http://schemas.microsoft.com/office/word/2010/wordprocessingShape">
                    <wps:wsp>
                      <wps:cNvCnPr/>
                      <wps:spPr>
                        <a:xfrm>
                          <a:off x="0" y="0"/>
                          <a:ext cx="6755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615732" id="Straight Arrow Connector 21" o:spid="_x0000_s1026" type="#_x0000_t32" style="position:absolute;margin-left:256.95pt;margin-top:3.65pt;width:53.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simplePos x="0" y="0"/>
                <wp:positionH relativeFrom="column">
                  <wp:posOffset>1337310</wp:posOffset>
                </wp:positionH>
                <wp:positionV relativeFrom="paragraph">
                  <wp:posOffset>61434</wp:posOffset>
                </wp:positionV>
                <wp:extent cx="675564" cy="0"/>
                <wp:effectExtent l="0" t="76200" r="10795" b="95250"/>
                <wp:wrapNone/>
                <wp:docPr id="20" name="Straight Arrow Connector 20"/>
                <wp:cNvGraphicFramePr/>
                <a:graphic xmlns:a="http://schemas.openxmlformats.org/drawingml/2006/main">
                  <a:graphicData uri="http://schemas.microsoft.com/office/word/2010/wordprocessingShape">
                    <wps:wsp>
                      <wps:cNvCnPr/>
                      <wps:spPr>
                        <a:xfrm>
                          <a:off x="0" y="0"/>
                          <a:ext cx="6755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6A2875" id="Straight Arrow Connector 20" o:spid="_x0000_s1026" type="#_x0000_t32" style="position:absolute;margin-left:105.3pt;margin-top:4.85pt;width:53.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" strokecolor="black [3200]" strokeweight=".5pt">
                <v:stroke endarrow="block" joinstyle="miter"/>
              </v:shape>
            </w:pict>
          </mc:Fallback>
        </mc:AlternateContent>
      </w:r>
    </w:p>
    <w:p w:rsidR="00064ED0" w:rsidRDefault="009C3F1F" w:rsidP="00DF2DB0">
      <w:pPr>
        <w:pStyle w:val="Heading4"/>
        <w:ind w:left="720" w:firstLine="720"/>
      </w:pPr>
      <w:bookmarkStart w:id="39" w:name="_Toc489240176"/>
      <w:r>
        <w:t xml:space="preserve">Figure </w:t>
      </w:r>
      <w:r w:rsidR="008F60B3">
        <w:t>14</w:t>
      </w:r>
      <w:r>
        <w:t xml:space="preserve">: </w:t>
      </w:r>
      <w:r w:rsidR="00DF2DB0">
        <w:t>Architecture of the obstacle avoidance robot</w:t>
      </w:r>
      <w:bookmarkEnd w:id="39"/>
    </w:p>
    <w:p w:rsidR="00064ED0" w:rsidRDefault="00064ED0" w:rsidP="00E15547">
      <w:pPr>
        <w:rPr>
          <w:rFonts w:ascii="Times New Roman" w:hAnsi="Times New Roman" w:cs="Times New Roman"/>
          <w:sz w:val="28"/>
          <w:szCs w:val="28"/>
        </w:rPr>
      </w:pPr>
    </w:p>
    <w:p w:rsidR="00B95884" w:rsidRPr="00DF2DB0" w:rsidRDefault="00DF2DB0" w:rsidP="001C24D7">
      <w:pPr>
        <w:jc w:val="both"/>
        <w:rPr>
          <w:rFonts w:ascii="Times New Roman" w:hAnsi="Times New Roman" w:cs="Times New Roman"/>
        </w:rPr>
      </w:pPr>
      <w:r w:rsidRPr="00DF2DB0">
        <w:rPr>
          <w:rFonts w:ascii="Times New Roman" w:hAnsi="Times New Roman" w:cs="Times New Roman"/>
        </w:rPr>
        <w:t xml:space="preserve">In </w:t>
      </w:r>
      <w:r>
        <w:rPr>
          <w:rFonts w:ascii="Times New Roman" w:hAnsi="Times New Roman" w:cs="Times New Roman"/>
        </w:rPr>
        <w:t xml:space="preserve">this architecture, obstacle avoidance has the priority over moving forward </w:t>
      </w:r>
      <w:r w:rsidR="001C24D7">
        <w:rPr>
          <w:rFonts w:ascii="Times New Roman" w:hAnsi="Times New Roman" w:cs="Times New Roman"/>
        </w:rPr>
        <w:t>behavior. Obstacle avoidance behavior can suppress the moving forward behavior and take control to avoid the obstacle when the robot met an obstacle.</w:t>
      </w:r>
      <w:r w:rsidR="00C40E2F">
        <w:rPr>
          <w:rFonts w:ascii="Times New Roman" w:hAnsi="Times New Roman" w:cs="Times New Roman"/>
        </w:rPr>
        <w:t xml:space="preserve"> </w:t>
      </w:r>
      <w:r w:rsidR="00C40E2F" w:rsidRPr="00C40E2F">
        <w:rPr>
          <w:rFonts w:ascii="Times New Roman" w:hAnsi="Times New Roman" w:cs="Times New Roman"/>
        </w:rPr>
        <w:t xml:space="preserve">Layers are implementing in the bottom-up approach and wandering, map building layers </w:t>
      </w:r>
      <w:proofErr w:type="gramStart"/>
      <w:r w:rsidR="00C40E2F" w:rsidRPr="00C40E2F">
        <w:rPr>
          <w:rFonts w:ascii="Times New Roman" w:hAnsi="Times New Roman" w:cs="Times New Roman"/>
        </w:rPr>
        <w:t>have to</w:t>
      </w:r>
      <w:proofErr w:type="gramEnd"/>
      <w:r w:rsidR="00C40E2F" w:rsidRPr="00C40E2F">
        <w:rPr>
          <w:rFonts w:ascii="Times New Roman" w:hAnsi="Times New Roman" w:cs="Times New Roman"/>
        </w:rPr>
        <w:t xml:space="preserve"> be implemented</w:t>
      </w:r>
      <w:r w:rsidR="004A53D1">
        <w:rPr>
          <w:rFonts w:ascii="Times New Roman" w:hAnsi="Times New Roman" w:cs="Times New Roman"/>
        </w:rPr>
        <w:t>.</w:t>
      </w:r>
    </w:p>
    <w:p w:rsidR="00C40E2F" w:rsidRDefault="00C40E2F" w:rsidP="00E15547">
      <w:pPr>
        <w:rPr>
          <w:rFonts w:ascii="Times New Roman" w:hAnsi="Times New Roman" w:cs="Times New Roman"/>
          <w:sz w:val="28"/>
          <w:szCs w:val="28"/>
        </w:rPr>
      </w:pPr>
    </w:p>
    <w:p w:rsidR="001C24D7" w:rsidRPr="00C84FBB" w:rsidRDefault="00ED38C7" w:rsidP="00E15547">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Implementation of </w:t>
      </w:r>
      <w:r w:rsidRPr="00ED38C7">
        <w:rPr>
          <w:rFonts w:ascii="Times New Roman" w:hAnsi="Times New Roman" w:cs="Times New Roman"/>
          <w:b/>
          <w:bCs/>
          <w:sz w:val="24"/>
          <w:szCs w:val="24"/>
        </w:rPr>
        <w:t>Obstacle avoidance behavior</w:t>
      </w:r>
    </w:p>
    <w:p w:rsidR="00C84FBB" w:rsidRDefault="00ED38C7" w:rsidP="00E15547">
      <w:pPr>
        <w:rPr>
          <w:rFonts w:ascii="Times New Roman" w:hAnsi="Times New Roman" w:cs="Times New Roman"/>
          <w:b/>
          <w:bCs/>
        </w:rPr>
      </w:pPr>
      <w:r>
        <w:rPr>
          <w:rFonts w:ascii="Times New Roman" w:hAnsi="Times New Roman" w:cs="Times New Roman"/>
          <w:b/>
          <w:bCs/>
        </w:rPr>
        <w:t xml:space="preserve">Pseudo Code: </w:t>
      </w:r>
    </w:p>
    <w:p w:rsidR="00ED38C7" w:rsidRPr="00ED38C7" w:rsidRDefault="00B11DB7" w:rsidP="00ED38C7">
      <w:pPr>
        <w:ind w:left="720"/>
        <w:rPr>
          <w:rFonts w:ascii="Times New Roman" w:hAnsi="Times New Roman" w:cs="Times New Roman"/>
          <w:b/>
          <w:bCs/>
          <w:i/>
          <w:iCs/>
        </w:rPr>
      </w:pPr>
      <w:r w:rsidRPr="00ED38C7">
        <w:rPr>
          <w:rFonts w:ascii="Times New Roman" w:hAnsi="Times New Roman" w:cs="Times New Roman"/>
          <w:b/>
          <w:bCs/>
          <w:i/>
          <w:iCs/>
        </w:rPr>
        <w:t>Take Control:</w:t>
      </w:r>
    </w:p>
    <w:p w:rsidR="00B11DB7" w:rsidRPr="00B11DB7" w:rsidRDefault="00B11DB7" w:rsidP="00B11DB7">
      <w:pPr>
        <w:ind w:left="720"/>
        <w:rPr>
          <w:rFonts w:ascii="Times New Roman" w:hAnsi="Times New Roman" w:cs="Times New Roman"/>
          <w:i/>
          <w:iCs/>
        </w:rPr>
      </w:pPr>
      <w:r>
        <w:rPr>
          <w:rFonts w:ascii="Times New Roman" w:hAnsi="Times New Roman" w:cs="Times New Roman"/>
          <w:i/>
          <w:iCs/>
        </w:rPr>
        <w:t xml:space="preserve">function </w:t>
      </w:r>
      <w:proofErr w:type="spellStart"/>
      <w:proofErr w:type="gramStart"/>
      <w:r>
        <w:rPr>
          <w:rFonts w:ascii="Times New Roman" w:hAnsi="Times New Roman" w:cs="Times New Roman"/>
          <w:i/>
          <w:iCs/>
        </w:rPr>
        <w:t>takeControl</w:t>
      </w:r>
      <w:proofErr w:type="spellEnd"/>
      <w:r>
        <w:rPr>
          <w:rFonts w:ascii="Times New Roman" w:hAnsi="Times New Roman" w:cs="Times New Roman"/>
          <w:i/>
          <w:iCs/>
        </w:rPr>
        <w:t>(</w:t>
      </w:r>
      <w:proofErr w:type="gramEnd"/>
      <w:r>
        <w:rPr>
          <w:rFonts w:ascii="Times New Roman" w:hAnsi="Times New Roman" w:cs="Times New Roman"/>
          <w:i/>
          <w:iCs/>
        </w:rPr>
        <w:t>){</w:t>
      </w:r>
    </w:p>
    <w:p w:rsidR="00B11DB7" w:rsidRPr="00B11DB7" w:rsidRDefault="00B11DB7" w:rsidP="00B11DB7">
      <w:pPr>
        <w:ind w:left="720"/>
        <w:rPr>
          <w:rFonts w:ascii="Times New Roman" w:hAnsi="Times New Roman" w:cs="Times New Roman"/>
          <w:i/>
          <w:iCs/>
        </w:rPr>
      </w:pPr>
      <w:r>
        <w:rPr>
          <w:rFonts w:ascii="Times New Roman" w:hAnsi="Times New Roman" w:cs="Times New Roman"/>
          <w:i/>
          <w:iCs/>
        </w:rPr>
        <w:t xml:space="preserve">                </w:t>
      </w:r>
      <w:proofErr w:type="spellStart"/>
      <w:proofErr w:type="gramStart"/>
      <w:r w:rsidRPr="00B11DB7">
        <w:rPr>
          <w:rFonts w:ascii="Times New Roman" w:hAnsi="Times New Roman" w:cs="Times New Roman"/>
          <w:i/>
          <w:iCs/>
        </w:rPr>
        <w:t>readsonar</w:t>
      </w:r>
      <w:proofErr w:type="spellEnd"/>
      <w:r w:rsidRPr="00B11DB7">
        <w:rPr>
          <w:rFonts w:ascii="Times New Roman" w:hAnsi="Times New Roman" w:cs="Times New Roman"/>
          <w:i/>
          <w:iCs/>
        </w:rPr>
        <w:t>(</w:t>
      </w:r>
      <w:proofErr w:type="gramEnd"/>
      <w:r w:rsidRPr="00B11DB7">
        <w:rPr>
          <w:rFonts w:ascii="Times New Roman" w:hAnsi="Times New Roman" w:cs="Times New Roman"/>
          <w:i/>
          <w:iCs/>
        </w:rPr>
        <w:t>)</w:t>
      </w:r>
    </w:p>
    <w:p w:rsidR="00B11DB7" w:rsidRPr="00B11DB7" w:rsidRDefault="00B11DB7" w:rsidP="00B11DB7">
      <w:pPr>
        <w:ind w:left="720"/>
        <w:rPr>
          <w:rFonts w:ascii="Times New Roman" w:hAnsi="Times New Roman" w:cs="Times New Roman"/>
          <w:i/>
          <w:iCs/>
        </w:rPr>
      </w:pPr>
      <w:r>
        <w:rPr>
          <w:rFonts w:ascii="Times New Roman" w:hAnsi="Times New Roman" w:cs="Times New Roman"/>
          <w:i/>
          <w:iCs/>
        </w:rPr>
        <w:t xml:space="preserve">                if</w:t>
      </w:r>
      <w:r w:rsidR="00ED38C7">
        <w:rPr>
          <w:rFonts w:ascii="Times New Roman" w:hAnsi="Times New Roman" w:cs="Times New Roman"/>
          <w:i/>
          <w:iCs/>
        </w:rPr>
        <w:t xml:space="preserve"> </w:t>
      </w:r>
      <w:r>
        <w:rPr>
          <w:rFonts w:ascii="Times New Roman" w:hAnsi="Times New Roman" w:cs="Times New Roman"/>
          <w:i/>
          <w:iCs/>
        </w:rPr>
        <w:t xml:space="preserve">(distance_m30&lt; 30 or distance_0 &lt;30 or </w:t>
      </w:r>
      <w:r w:rsidRPr="00B11DB7">
        <w:rPr>
          <w:rFonts w:ascii="Times New Roman" w:hAnsi="Times New Roman" w:cs="Times New Roman"/>
          <w:i/>
          <w:iCs/>
        </w:rPr>
        <w:t>distance_30</w:t>
      </w:r>
      <w:r>
        <w:rPr>
          <w:rFonts w:ascii="Times New Roman" w:hAnsi="Times New Roman" w:cs="Times New Roman"/>
          <w:i/>
          <w:iCs/>
        </w:rPr>
        <w:t xml:space="preserve"> </w:t>
      </w:r>
      <w:r w:rsidRPr="00B11DB7">
        <w:rPr>
          <w:rFonts w:ascii="Times New Roman" w:hAnsi="Times New Roman" w:cs="Times New Roman"/>
          <w:i/>
          <w:iCs/>
        </w:rPr>
        <w:t>&lt;30):</w:t>
      </w:r>
    </w:p>
    <w:p w:rsidR="00B11DB7" w:rsidRPr="00B11DB7" w:rsidRDefault="00B11DB7" w:rsidP="00B11DB7">
      <w:pPr>
        <w:ind w:left="720"/>
        <w:rPr>
          <w:rFonts w:ascii="Times New Roman" w:hAnsi="Times New Roman" w:cs="Times New Roman"/>
          <w:i/>
          <w:iCs/>
        </w:rPr>
      </w:pPr>
      <w:r w:rsidRPr="00B11DB7">
        <w:rPr>
          <w:rFonts w:ascii="Times New Roman" w:hAnsi="Times New Roman" w:cs="Times New Roman"/>
          <w:i/>
          <w:iCs/>
        </w:rPr>
        <w:t xml:space="preserve">         </w:t>
      </w:r>
      <w:r w:rsidR="00A736D0">
        <w:rPr>
          <w:rFonts w:ascii="Times New Roman" w:hAnsi="Times New Roman" w:cs="Times New Roman"/>
          <w:i/>
          <w:iCs/>
        </w:rPr>
        <w:t xml:space="preserve">               print "Obstacle A</w:t>
      </w:r>
      <w:r w:rsidRPr="00B11DB7">
        <w:rPr>
          <w:rFonts w:ascii="Times New Roman" w:hAnsi="Times New Roman" w:cs="Times New Roman"/>
          <w:i/>
          <w:iCs/>
        </w:rPr>
        <w:t>voidance Taking Control"</w:t>
      </w:r>
    </w:p>
    <w:p w:rsidR="00B11DB7" w:rsidRPr="00E27EE9" w:rsidRDefault="00B11DB7" w:rsidP="00B11DB7">
      <w:pPr>
        <w:ind w:left="720"/>
        <w:rPr>
          <w:rFonts w:ascii="Times New Roman" w:hAnsi="Times New Roman" w:cs="Times New Roman"/>
          <w:i/>
          <w:iCs/>
        </w:rPr>
      </w:pPr>
      <w:r w:rsidRPr="00B11DB7">
        <w:rPr>
          <w:rFonts w:ascii="Times New Roman" w:hAnsi="Times New Roman" w:cs="Times New Roman"/>
          <w:i/>
          <w:iCs/>
        </w:rPr>
        <w:t xml:space="preserve">                        return True</w:t>
      </w:r>
    </w:p>
    <w:p w:rsidR="00B11DB7" w:rsidRDefault="00B11DB7" w:rsidP="00B11DB7">
      <w:pPr>
        <w:ind w:left="720"/>
        <w:rPr>
          <w:rFonts w:ascii="Times New Roman" w:hAnsi="Times New Roman" w:cs="Times New Roman"/>
          <w:i/>
          <w:iCs/>
        </w:rPr>
      </w:pPr>
      <w:r>
        <w:rPr>
          <w:rFonts w:ascii="Times New Roman" w:hAnsi="Times New Roman" w:cs="Times New Roman"/>
          <w:i/>
          <w:iCs/>
        </w:rPr>
        <w:t>}</w:t>
      </w:r>
    </w:p>
    <w:p w:rsidR="00B11DB7" w:rsidRPr="00ED38C7" w:rsidRDefault="00B11DB7" w:rsidP="00E27EE9">
      <w:pPr>
        <w:ind w:left="720"/>
        <w:rPr>
          <w:rFonts w:ascii="Times New Roman" w:hAnsi="Times New Roman" w:cs="Times New Roman"/>
          <w:b/>
          <w:bCs/>
          <w:i/>
          <w:iCs/>
        </w:rPr>
      </w:pPr>
      <w:r w:rsidRPr="00ED38C7">
        <w:rPr>
          <w:rFonts w:ascii="Times New Roman" w:hAnsi="Times New Roman" w:cs="Times New Roman"/>
          <w:b/>
          <w:bCs/>
          <w:i/>
          <w:iCs/>
        </w:rPr>
        <w:t>Suppress:</w:t>
      </w:r>
    </w:p>
    <w:p w:rsidR="00ED38C7" w:rsidRPr="00ED38C7" w:rsidRDefault="00ED38C7" w:rsidP="00ED38C7">
      <w:pPr>
        <w:ind w:left="720"/>
        <w:rPr>
          <w:rFonts w:ascii="Times New Roman" w:hAnsi="Times New Roman" w:cs="Times New Roman"/>
          <w:i/>
          <w:iCs/>
        </w:rPr>
      </w:pPr>
      <w:r>
        <w:rPr>
          <w:rFonts w:ascii="Times New Roman" w:hAnsi="Times New Roman" w:cs="Times New Roman"/>
          <w:i/>
          <w:iCs/>
        </w:rPr>
        <w:t>function suppress () {</w:t>
      </w:r>
    </w:p>
    <w:p w:rsidR="00B11DB7" w:rsidRDefault="00ED38C7" w:rsidP="00ED38C7">
      <w:pPr>
        <w:ind w:left="720"/>
        <w:rPr>
          <w:rFonts w:ascii="Times New Roman" w:hAnsi="Times New Roman" w:cs="Times New Roman"/>
          <w:i/>
          <w:iCs/>
        </w:rPr>
      </w:pPr>
      <w:r w:rsidRPr="00ED38C7">
        <w:rPr>
          <w:rFonts w:ascii="Times New Roman" w:hAnsi="Times New Roman" w:cs="Times New Roman"/>
          <w:i/>
          <w:iCs/>
        </w:rPr>
        <w:tab/>
      </w:r>
      <w:r w:rsidRPr="00ED38C7">
        <w:rPr>
          <w:rFonts w:ascii="Times New Roman" w:hAnsi="Times New Roman" w:cs="Times New Roman"/>
          <w:i/>
          <w:iCs/>
        </w:rPr>
        <w:tab/>
      </w:r>
      <w:r>
        <w:rPr>
          <w:rFonts w:ascii="Times New Roman" w:hAnsi="Times New Roman" w:cs="Times New Roman"/>
          <w:i/>
          <w:iCs/>
        </w:rPr>
        <w:t>suppressed=True;</w:t>
      </w:r>
    </w:p>
    <w:p w:rsidR="00B11DB7" w:rsidRDefault="00ED38C7" w:rsidP="00E27EE9">
      <w:pPr>
        <w:ind w:left="720"/>
        <w:rPr>
          <w:rFonts w:ascii="Times New Roman" w:hAnsi="Times New Roman" w:cs="Times New Roman"/>
          <w:i/>
          <w:iCs/>
        </w:rPr>
      </w:pPr>
      <w:r>
        <w:rPr>
          <w:rFonts w:ascii="Times New Roman" w:hAnsi="Times New Roman" w:cs="Times New Roman"/>
          <w:i/>
          <w:iCs/>
        </w:rPr>
        <w:t>}</w:t>
      </w:r>
    </w:p>
    <w:p w:rsidR="00B11DB7" w:rsidRDefault="00B11DB7" w:rsidP="00E27EE9">
      <w:pPr>
        <w:ind w:left="720"/>
        <w:rPr>
          <w:rFonts w:ascii="Times New Roman" w:hAnsi="Times New Roman" w:cs="Times New Roman"/>
          <w:i/>
          <w:iCs/>
        </w:rPr>
      </w:pPr>
    </w:p>
    <w:p w:rsidR="00E27EE9" w:rsidRPr="00ED38C7" w:rsidRDefault="00E27EE9" w:rsidP="00E27EE9">
      <w:pPr>
        <w:ind w:left="720"/>
        <w:rPr>
          <w:rFonts w:ascii="Times New Roman" w:hAnsi="Times New Roman" w:cs="Times New Roman"/>
          <w:b/>
          <w:bCs/>
          <w:i/>
          <w:iCs/>
        </w:rPr>
      </w:pPr>
      <w:r w:rsidRPr="00ED38C7">
        <w:rPr>
          <w:rFonts w:ascii="Times New Roman" w:hAnsi="Times New Roman" w:cs="Times New Roman"/>
          <w:b/>
          <w:bCs/>
          <w:i/>
          <w:iCs/>
        </w:rPr>
        <w:t xml:space="preserve">Action: </w:t>
      </w:r>
    </w:p>
    <w:p w:rsidR="00ED38C7" w:rsidRPr="00ED38C7" w:rsidRDefault="00ED38C7" w:rsidP="00ED38C7">
      <w:pPr>
        <w:ind w:left="720"/>
        <w:rPr>
          <w:rFonts w:ascii="Times New Roman" w:hAnsi="Times New Roman" w:cs="Times New Roman"/>
          <w:i/>
          <w:iCs/>
        </w:rPr>
      </w:pPr>
      <w:r>
        <w:rPr>
          <w:rFonts w:ascii="Times New Roman" w:hAnsi="Times New Roman" w:cs="Times New Roman"/>
          <w:i/>
          <w:iCs/>
        </w:rPr>
        <w:t>function action ()</w:t>
      </w:r>
      <w:r w:rsidR="0065769D">
        <w:rPr>
          <w:rFonts w:ascii="Times New Roman" w:hAnsi="Times New Roman" w:cs="Times New Roman"/>
          <w:i/>
          <w:iCs/>
        </w:rPr>
        <w:t xml:space="preserve"> </w:t>
      </w:r>
      <w:r>
        <w:rPr>
          <w:rFonts w:ascii="Times New Roman" w:hAnsi="Times New Roman" w:cs="Times New Roman"/>
          <w:i/>
          <w:iCs/>
        </w:rPr>
        <w:t>{</w:t>
      </w:r>
    </w:p>
    <w:p w:rsidR="00ED38C7" w:rsidRPr="00ED38C7" w:rsidRDefault="00ED38C7" w:rsidP="00ED38C7">
      <w:pPr>
        <w:ind w:left="720"/>
        <w:rPr>
          <w:rFonts w:ascii="Times New Roman" w:hAnsi="Times New Roman" w:cs="Times New Roman"/>
          <w:i/>
          <w:iCs/>
        </w:rPr>
      </w:pPr>
      <w:r w:rsidRPr="00ED38C7">
        <w:rPr>
          <w:rFonts w:ascii="Times New Roman" w:hAnsi="Times New Roman" w:cs="Times New Roman"/>
          <w:i/>
          <w:iCs/>
        </w:rPr>
        <w:t xml:space="preserve">                print "Obstacle avoidance processing"</w:t>
      </w:r>
    </w:p>
    <w:p w:rsidR="00B11DB7" w:rsidRDefault="00ED38C7" w:rsidP="00ED38C7">
      <w:pPr>
        <w:ind w:left="720"/>
        <w:rPr>
          <w:rFonts w:ascii="Times New Roman" w:hAnsi="Times New Roman" w:cs="Times New Roman"/>
          <w:i/>
          <w:iCs/>
        </w:rPr>
      </w:pPr>
      <w:r>
        <w:rPr>
          <w:rFonts w:ascii="Times New Roman" w:hAnsi="Times New Roman" w:cs="Times New Roman"/>
          <w:i/>
          <w:iCs/>
        </w:rPr>
        <w:tab/>
        <w:t xml:space="preserve">  if (obstacle in left side = false) {</w:t>
      </w:r>
    </w:p>
    <w:p w:rsidR="00ED38C7" w:rsidRDefault="00ED38C7" w:rsidP="00ED38C7">
      <w:pPr>
        <w:ind w:left="720"/>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 xml:space="preserve">Change direction to left </w:t>
      </w:r>
    </w:p>
    <w:p w:rsidR="00ED38C7" w:rsidRDefault="00ED38C7" w:rsidP="0065769D">
      <w:pPr>
        <w:ind w:left="720" w:firstLine="720"/>
        <w:rPr>
          <w:rFonts w:ascii="Times New Roman" w:hAnsi="Times New Roman" w:cs="Times New Roman"/>
          <w:i/>
          <w:iCs/>
        </w:rPr>
      </w:pPr>
      <w:r>
        <w:rPr>
          <w:rFonts w:ascii="Times New Roman" w:hAnsi="Times New Roman" w:cs="Times New Roman"/>
          <w:i/>
          <w:iCs/>
        </w:rPr>
        <w:t>}</w:t>
      </w:r>
    </w:p>
    <w:p w:rsidR="00ED38C7" w:rsidRDefault="00ED38C7" w:rsidP="0065769D">
      <w:pPr>
        <w:ind w:left="720" w:firstLine="720"/>
        <w:rPr>
          <w:rFonts w:ascii="Times New Roman" w:hAnsi="Times New Roman" w:cs="Times New Roman"/>
          <w:i/>
          <w:iCs/>
        </w:rPr>
      </w:pPr>
      <w:r>
        <w:rPr>
          <w:rFonts w:ascii="Times New Roman" w:hAnsi="Times New Roman" w:cs="Times New Roman"/>
          <w:i/>
          <w:iCs/>
        </w:rPr>
        <w:t>Else if (obstacle in right side = false) {</w:t>
      </w:r>
    </w:p>
    <w:p w:rsidR="00ED38C7" w:rsidRDefault="00ED38C7" w:rsidP="0065769D">
      <w:pPr>
        <w:ind w:left="1440" w:firstLine="720"/>
        <w:rPr>
          <w:rFonts w:ascii="Times New Roman" w:hAnsi="Times New Roman" w:cs="Times New Roman"/>
          <w:i/>
          <w:iCs/>
        </w:rPr>
      </w:pPr>
      <w:r>
        <w:rPr>
          <w:rFonts w:ascii="Times New Roman" w:hAnsi="Times New Roman" w:cs="Times New Roman"/>
          <w:i/>
          <w:iCs/>
        </w:rPr>
        <w:t>Change direction to right</w:t>
      </w:r>
    </w:p>
    <w:p w:rsidR="00ED38C7" w:rsidRDefault="00ED38C7" w:rsidP="0065769D">
      <w:pPr>
        <w:ind w:left="720" w:firstLine="720"/>
        <w:rPr>
          <w:rFonts w:ascii="Times New Roman" w:hAnsi="Times New Roman" w:cs="Times New Roman"/>
          <w:i/>
          <w:iCs/>
        </w:rPr>
      </w:pPr>
      <w:r>
        <w:rPr>
          <w:rFonts w:ascii="Times New Roman" w:hAnsi="Times New Roman" w:cs="Times New Roman"/>
          <w:i/>
          <w:iCs/>
        </w:rPr>
        <w:t>}</w:t>
      </w:r>
    </w:p>
    <w:p w:rsidR="00ED38C7" w:rsidRDefault="00ED38C7" w:rsidP="0065769D">
      <w:pPr>
        <w:ind w:left="720" w:firstLine="720"/>
        <w:rPr>
          <w:rFonts w:ascii="Times New Roman" w:hAnsi="Times New Roman" w:cs="Times New Roman"/>
          <w:i/>
          <w:iCs/>
        </w:rPr>
      </w:pPr>
      <w:r>
        <w:rPr>
          <w:rFonts w:ascii="Times New Roman" w:hAnsi="Times New Roman" w:cs="Times New Roman"/>
          <w:i/>
          <w:iCs/>
        </w:rPr>
        <w:t>Else {</w:t>
      </w:r>
    </w:p>
    <w:p w:rsidR="00ED38C7" w:rsidRDefault="00ED38C7" w:rsidP="0065769D">
      <w:pPr>
        <w:ind w:left="1440" w:firstLine="720"/>
        <w:rPr>
          <w:rFonts w:ascii="Times New Roman" w:hAnsi="Times New Roman" w:cs="Times New Roman"/>
          <w:i/>
          <w:iCs/>
        </w:rPr>
      </w:pPr>
      <w:r>
        <w:rPr>
          <w:rFonts w:ascii="Times New Roman" w:hAnsi="Times New Roman" w:cs="Times New Roman"/>
          <w:i/>
          <w:iCs/>
        </w:rPr>
        <w:t>Turn 180</w:t>
      </w:r>
      <w:r w:rsidRPr="00ED38C7">
        <w:rPr>
          <w:rFonts w:ascii="Times New Roman" w:hAnsi="Times New Roman" w:cs="Times New Roman"/>
          <w:i/>
          <w:iCs/>
          <w:vertAlign w:val="superscript"/>
        </w:rPr>
        <w:t>0</w:t>
      </w:r>
      <w:r>
        <w:rPr>
          <w:rFonts w:ascii="Times New Roman" w:hAnsi="Times New Roman" w:cs="Times New Roman"/>
          <w:i/>
          <w:iCs/>
        </w:rPr>
        <w:t xml:space="preserve"> degrees</w:t>
      </w:r>
    </w:p>
    <w:p w:rsidR="00ED38C7" w:rsidRDefault="00ED38C7" w:rsidP="0065769D">
      <w:pPr>
        <w:ind w:left="720" w:firstLine="720"/>
        <w:rPr>
          <w:rFonts w:ascii="Times New Roman" w:hAnsi="Times New Roman" w:cs="Times New Roman"/>
          <w:i/>
          <w:iCs/>
        </w:rPr>
      </w:pPr>
      <w:r>
        <w:rPr>
          <w:rFonts w:ascii="Times New Roman" w:hAnsi="Times New Roman" w:cs="Times New Roman"/>
          <w:i/>
          <w:iCs/>
        </w:rPr>
        <w:t>}</w:t>
      </w:r>
    </w:p>
    <w:p w:rsidR="00ED38C7" w:rsidRDefault="0065769D" w:rsidP="00ED38C7">
      <w:pPr>
        <w:ind w:left="720"/>
        <w:rPr>
          <w:rFonts w:ascii="Times New Roman" w:hAnsi="Times New Roman" w:cs="Times New Roman"/>
          <w:i/>
          <w:iCs/>
        </w:rPr>
      </w:pPr>
      <w:r>
        <w:rPr>
          <w:rFonts w:ascii="Times New Roman" w:hAnsi="Times New Roman" w:cs="Times New Roman"/>
          <w:i/>
          <w:iCs/>
        </w:rPr>
        <w:t>}</w:t>
      </w:r>
    </w:p>
    <w:p w:rsidR="00ED38C7" w:rsidRDefault="00ED38C7" w:rsidP="00ED38C7">
      <w:pPr>
        <w:ind w:left="720"/>
        <w:rPr>
          <w:rFonts w:ascii="Times New Roman" w:hAnsi="Times New Roman" w:cs="Times New Roman"/>
          <w:i/>
          <w:iCs/>
        </w:rPr>
      </w:pPr>
    </w:p>
    <w:p w:rsidR="00B11DB7" w:rsidRDefault="00B11DB7" w:rsidP="00E27EE9">
      <w:pPr>
        <w:ind w:left="720"/>
        <w:rPr>
          <w:rFonts w:ascii="Times New Roman" w:hAnsi="Times New Roman" w:cs="Times New Roman"/>
          <w:i/>
          <w:iCs/>
        </w:rPr>
      </w:pPr>
    </w:p>
    <w:p w:rsidR="007A3095" w:rsidRPr="00E27EE9" w:rsidRDefault="007A3095" w:rsidP="00E27EE9">
      <w:pPr>
        <w:ind w:left="720"/>
        <w:rPr>
          <w:rFonts w:ascii="Times New Roman" w:hAnsi="Times New Roman" w:cs="Times New Roman"/>
          <w:i/>
          <w:iCs/>
        </w:rPr>
      </w:pPr>
    </w:p>
    <w:p w:rsidR="001C24D7" w:rsidRDefault="001C24D7" w:rsidP="00E15547">
      <w:pPr>
        <w:rPr>
          <w:rFonts w:ascii="Times New Roman" w:hAnsi="Times New Roman" w:cs="Times New Roman"/>
        </w:rPr>
      </w:pPr>
    </w:p>
    <w:p w:rsidR="00ED38C7" w:rsidRDefault="00ED38C7" w:rsidP="00E15547">
      <w:pPr>
        <w:rPr>
          <w:rFonts w:ascii="Times New Roman" w:hAnsi="Times New Roman" w:cs="Times New Roman"/>
        </w:rPr>
      </w:pPr>
    </w:p>
    <w:p w:rsidR="001C24D7" w:rsidRDefault="001C24D7" w:rsidP="00E15547">
      <w:pPr>
        <w:rPr>
          <w:rFonts w:ascii="Times New Roman" w:hAnsi="Times New Roman" w:cs="Times New Roman"/>
          <w:b/>
          <w:bCs/>
        </w:rPr>
      </w:pPr>
      <w:r>
        <w:rPr>
          <w:rFonts w:ascii="Times New Roman" w:hAnsi="Times New Roman" w:cs="Times New Roman"/>
          <w:b/>
          <w:bCs/>
        </w:rPr>
        <w:lastRenderedPageBreak/>
        <w:t>Measuring Temperature</w:t>
      </w:r>
      <w:r w:rsidR="00C84FBB">
        <w:rPr>
          <w:rFonts w:ascii="Times New Roman" w:hAnsi="Times New Roman" w:cs="Times New Roman"/>
          <w:b/>
          <w:bCs/>
        </w:rPr>
        <w:t xml:space="preserve"> and </w:t>
      </w:r>
      <w:r w:rsidR="00E27EE9">
        <w:rPr>
          <w:rFonts w:ascii="Times New Roman" w:hAnsi="Times New Roman" w:cs="Times New Roman"/>
          <w:b/>
          <w:bCs/>
        </w:rPr>
        <w:t>Energy Level</w:t>
      </w:r>
    </w:p>
    <w:p w:rsidR="00C84FBB" w:rsidRDefault="00C84FBB" w:rsidP="00E27EE9">
      <w:pPr>
        <w:jc w:val="both"/>
        <w:rPr>
          <w:rFonts w:ascii="Times New Roman" w:hAnsi="Times New Roman" w:cs="Times New Roman"/>
        </w:rPr>
      </w:pPr>
      <w:r w:rsidRPr="00C84FBB">
        <w:rPr>
          <w:rFonts w:ascii="Times New Roman" w:hAnsi="Times New Roman" w:cs="Times New Roman"/>
        </w:rPr>
        <w:t>DH11</w:t>
      </w:r>
      <w:r>
        <w:rPr>
          <w:rFonts w:ascii="Times New Roman" w:hAnsi="Times New Roman" w:cs="Times New Roman"/>
        </w:rPr>
        <w:t xml:space="preserve">sensor module is </w:t>
      </w:r>
      <w:r w:rsidR="00E27EE9">
        <w:rPr>
          <w:rFonts w:ascii="Times New Roman" w:hAnsi="Times New Roman" w:cs="Times New Roman"/>
        </w:rPr>
        <w:t xml:space="preserve">being </w:t>
      </w:r>
      <w:r>
        <w:rPr>
          <w:rFonts w:ascii="Times New Roman" w:hAnsi="Times New Roman" w:cs="Times New Roman"/>
        </w:rPr>
        <w:t>used to measure the temperature in the environment</w:t>
      </w:r>
      <w:r w:rsidR="00A736D0">
        <w:rPr>
          <w:rFonts w:ascii="Times New Roman" w:hAnsi="Times New Roman" w:cs="Times New Roman"/>
        </w:rPr>
        <w:t>. An</w:t>
      </w:r>
      <w:r w:rsidR="00E27EE9">
        <w:rPr>
          <w:rFonts w:ascii="Times New Roman" w:hAnsi="Times New Roman" w:cs="Times New Roman"/>
        </w:rPr>
        <w:t xml:space="preserve"> ACS712 current sensor is being used to measure the current consumption of the robot. Using the temperature and voltage level, power consumption can be calculated. This will be used to calculate the energy level of the robot. </w:t>
      </w:r>
    </w:p>
    <w:p w:rsidR="00D22666" w:rsidRDefault="00D22666" w:rsidP="00E27EE9">
      <w:pPr>
        <w:jc w:val="both"/>
        <w:rPr>
          <w:rFonts w:ascii="Times New Roman" w:hAnsi="Times New Roman" w:cs="Times New Roman"/>
        </w:rPr>
        <w:sectPr w:rsidR="00D22666" w:rsidSect="002A5F8B">
          <w:pgSz w:w="11906" w:h="16838" w:code="9"/>
          <w:pgMar w:top="1440" w:right="1440" w:bottom="1440" w:left="1440" w:header="720" w:footer="720" w:gutter="0"/>
          <w:pgNumType w:start="1"/>
          <w:cols w:space="720"/>
          <w:docGrid w:linePitch="360"/>
        </w:sectPr>
      </w:pPr>
    </w:p>
    <w:p w:rsidR="00BB45C7" w:rsidRDefault="00BB45C7" w:rsidP="00E27EE9">
      <w:pPr>
        <w:jc w:val="both"/>
        <w:rPr>
          <w:rFonts w:ascii="Times New Roman" w:hAnsi="Times New Roman" w:cs="Times New Roman"/>
        </w:rPr>
      </w:pPr>
    </w:p>
    <w:p w:rsidR="00D22666" w:rsidRDefault="00D22666" w:rsidP="00E27EE9">
      <w:pPr>
        <w:jc w:val="both"/>
        <w:rPr>
          <w:rFonts w:ascii="Times New Roman" w:hAnsi="Times New Roman" w:cs="Times New Roman"/>
        </w:rPr>
      </w:pPr>
      <w:r w:rsidRPr="00C84FBB">
        <w:rPr>
          <w:noProof/>
        </w:rPr>
        <w:drawing>
          <wp:anchor distT="0" distB="0" distL="114300" distR="114300" simplePos="0" relativeHeight="251680768" behindDoc="1" locked="0" layoutInCell="1" allowOverlap="1" wp14:anchorId="1F65FFCB" wp14:editId="2712CAC4">
            <wp:simplePos x="0" y="0"/>
            <wp:positionH relativeFrom="column">
              <wp:posOffset>948093</wp:posOffset>
            </wp:positionH>
            <wp:positionV relativeFrom="paragraph">
              <wp:posOffset>68675</wp:posOffset>
            </wp:positionV>
            <wp:extent cx="1029970" cy="1029970"/>
            <wp:effectExtent l="0" t="0" r="0" b="0"/>
            <wp:wrapTight wrapText="bothSides">
              <wp:wrapPolygon edited="0">
                <wp:start x="0" y="0"/>
                <wp:lineTo x="0" y="21174"/>
                <wp:lineTo x="21174" y="21174"/>
                <wp:lineTo x="2117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9970" cy="1029970"/>
                    </a:xfrm>
                    <a:prstGeom prst="rect">
                      <a:avLst/>
                    </a:prstGeom>
                  </pic:spPr>
                </pic:pic>
              </a:graphicData>
            </a:graphic>
            <wp14:sizeRelH relativeFrom="page">
              <wp14:pctWidth>0</wp14:pctWidth>
            </wp14:sizeRelH>
            <wp14:sizeRelV relativeFrom="page">
              <wp14:pctHeight>0</wp14:pctHeight>
            </wp14:sizeRelV>
          </wp:anchor>
        </w:drawing>
      </w:r>
    </w:p>
    <w:p w:rsidR="00D22666" w:rsidRDefault="00D22666" w:rsidP="00E27EE9">
      <w:pPr>
        <w:jc w:val="both"/>
        <w:rPr>
          <w:rFonts w:ascii="Times New Roman" w:hAnsi="Times New Roman" w:cs="Times New Roman"/>
        </w:rPr>
      </w:pPr>
    </w:p>
    <w:p w:rsidR="00D22666" w:rsidRDefault="00D22666" w:rsidP="00E27EE9">
      <w:pPr>
        <w:jc w:val="both"/>
        <w:rPr>
          <w:rFonts w:ascii="Times New Roman" w:hAnsi="Times New Roman" w:cs="Times New Roman"/>
        </w:rPr>
      </w:pPr>
    </w:p>
    <w:p w:rsidR="00D22666" w:rsidRDefault="00D22666" w:rsidP="00E27EE9">
      <w:pPr>
        <w:jc w:val="both"/>
        <w:rPr>
          <w:rFonts w:ascii="Times New Roman" w:hAnsi="Times New Roman" w:cs="Times New Roman"/>
        </w:rPr>
      </w:pPr>
    </w:p>
    <w:p w:rsidR="00D22666" w:rsidRDefault="008F60B3" w:rsidP="00D22666">
      <w:pPr>
        <w:pStyle w:val="Heading4"/>
        <w:jc w:val="center"/>
      </w:pPr>
      <w:bookmarkStart w:id="40" w:name="_Toc489240177"/>
      <w:r>
        <w:t>Figure 15</w:t>
      </w:r>
      <w:r w:rsidR="00D22666" w:rsidRPr="00D22666">
        <w:t>: ACS712 Current Sensor</w:t>
      </w:r>
      <w:bookmarkEnd w:id="40"/>
    </w:p>
    <w:p w:rsidR="00D22666" w:rsidRDefault="00D22666" w:rsidP="00E27EE9">
      <w:pPr>
        <w:jc w:val="both"/>
        <w:rPr>
          <w:rFonts w:ascii="Times New Roman" w:hAnsi="Times New Roman" w:cs="Times New Roman"/>
        </w:rPr>
      </w:pPr>
    </w:p>
    <w:p w:rsidR="00D22666" w:rsidRDefault="00D22666" w:rsidP="00E27EE9">
      <w:pPr>
        <w:jc w:val="both"/>
        <w:rPr>
          <w:rFonts w:ascii="Times New Roman" w:hAnsi="Times New Roman" w:cs="Times New Roman"/>
          <w:b/>
          <w:bCs/>
          <w:noProof/>
        </w:rPr>
      </w:pPr>
    </w:p>
    <w:p w:rsidR="00D22666" w:rsidRDefault="00D22666" w:rsidP="00E27EE9">
      <w:pPr>
        <w:jc w:val="both"/>
        <w:rPr>
          <w:rFonts w:ascii="Times New Roman" w:hAnsi="Times New Roman" w:cs="Times New Roman"/>
        </w:rPr>
      </w:pPr>
    </w:p>
    <w:p w:rsidR="00D22666" w:rsidRDefault="00D22666" w:rsidP="00E27EE9">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78720" behindDoc="1" locked="0" layoutInCell="1" allowOverlap="1" wp14:anchorId="1F008165" wp14:editId="7170C3A6">
            <wp:simplePos x="0" y="0"/>
            <wp:positionH relativeFrom="margin">
              <wp:posOffset>3759200</wp:posOffset>
            </wp:positionH>
            <wp:positionV relativeFrom="paragraph">
              <wp:posOffset>9525</wp:posOffset>
            </wp:positionV>
            <wp:extent cx="1254760" cy="859790"/>
            <wp:effectExtent l="0" t="0" r="2540" b="0"/>
            <wp:wrapTight wrapText="bothSides">
              <wp:wrapPolygon edited="0">
                <wp:start x="0" y="0"/>
                <wp:lineTo x="0" y="21058"/>
                <wp:lineTo x="21316" y="21058"/>
                <wp:lineTo x="2131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4760" cy="859790"/>
                    </a:xfrm>
                    <a:prstGeom prst="rect">
                      <a:avLst/>
                    </a:prstGeom>
                    <a:noFill/>
                  </pic:spPr>
                </pic:pic>
              </a:graphicData>
            </a:graphic>
            <wp14:sizeRelH relativeFrom="page">
              <wp14:pctWidth>0</wp14:pctWidth>
            </wp14:sizeRelH>
            <wp14:sizeRelV relativeFrom="page">
              <wp14:pctHeight>0</wp14:pctHeight>
            </wp14:sizeRelV>
          </wp:anchor>
        </w:drawing>
      </w:r>
    </w:p>
    <w:p w:rsidR="00D22666" w:rsidRDefault="00D22666" w:rsidP="00E27EE9">
      <w:pPr>
        <w:jc w:val="both"/>
        <w:rPr>
          <w:rFonts w:ascii="Times New Roman" w:hAnsi="Times New Roman" w:cs="Times New Roman"/>
        </w:rPr>
      </w:pPr>
    </w:p>
    <w:p w:rsidR="00D22666" w:rsidRDefault="00D22666" w:rsidP="00E27EE9">
      <w:pPr>
        <w:jc w:val="both"/>
        <w:rPr>
          <w:rFonts w:ascii="Times New Roman" w:hAnsi="Times New Roman" w:cs="Times New Roman"/>
        </w:rPr>
      </w:pPr>
    </w:p>
    <w:p w:rsidR="00D22666" w:rsidRDefault="00D22666" w:rsidP="00E27EE9">
      <w:pPr>
        <w:jc w:val="both"/>
        <w:rPr>
          <w:rFonts w:ascii="Times New Roman" w:hAnsi="Times New Roman" w:cs="Times New Roman"/>
        </w:rPr>
      </w:pPr>
    </w:p>
    <w:p w:rsidR="00D22666" w:rsidRDefault="008F60B3" w:rsidP="00792E6D">
      <w:pPr>
        <w:pStyle w:val="Heading4"/>
      </w:pPr>
      <w:bookmarkStart w:id="41" w:name="_Toc489240178"/>
      <w:r>
        <w:t>Figure 16</w:t>
      </w:r>
      <w:r w:rsidR="00D22666" w:rsidRPr="00D22666">
        <w:t>: DH11 temperature and humidity sensor</w:t>
      </w:r>
      <w:bookmarkEnd w:id="41"/>
    </w:p>
    <w:p w:rsidR="00D22666" w:rsidRDefault="00D22666" w:rsidP="00E27EE9">
      <w:pPr>
        <w:jc w:val="both"/>
        <w:rPr>
          <w:rFonts w:ascii="Times New Roman" w:hAnsi="Times New Roman" w:cs="Times New Roman"/>
        </w:rPr>
        <w:sectPr w:rsidR="00D22666" w:rsidSect="00D22666">
          <w:type w:val="continuous"/>
          <w:pgSz w:w="11906" w:h="16838" w:code="9"/>
          <w:pgMar w:top="1440" w:right="1440" w:bottom="1440" w:left="1440" w:header="720" w:footer="720" w:gutter="0"/>
          <w:pgNumType w:start="1"/>
          <w:cols w:num="2" w:space="720"/>
          <w:docGrid w:linePitch="360"/>
        </w:sectPr>
      </w:pPr>
    </w:p>
    <w:p w:rsidR="00D22666" w:rsidRDefault="00D22666" w:rsidP="00D22666"/>
    <w:p w:rsidR="001C24D7" w:rsidRDefault="001C24D7" w:rsidP="00C84FBB">
      <w:pPr>
        <w:pStyle w:val="Heading4"/>
        <w:ind w:left="720" w:firstLine="720"/>
      </w:pPr>
    </w:p>
    <w:p w:rsidR="001C24D7" w:rsidRDefault="004A53D1" w:rsidP="004A53D1">
      <w:pPr>
        <w:jc w:val="center"/>
        <w:rPr>
          <w:rFonts w:ascii="Times New Roman" w:hAnsi="Times New Roman" w:cs="Times New Roman"/>
          <w:b/>
          <w:bCs/>
        </w:rPr>
      </w:pPr>
      <w:r>
        <w:rPr>
          <w:rFonts w:ascii="Times New Roman" w:hAnsi="Times New Roman" w:cs="Times New Roman"/>
          <w:b/>
          <w:bCs/>
          <w:noProof/>
        </w:rPr>
        <w:drawing>
          <wp:inline distT="0" distB="0" distL="0" distR="0">
            <wp:extent cx="3330053" cy="2108997"/>
            <wp:effectExtent l="0" t="0" r="3810" b="5715"/>
            <wp:docPr id="33" name="Picture 33" descr="C:\Users\Me\AppData\Local\Microsoft\Windows\INetCache\Content.Word\dht11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AppData\Local\Microsoft\Windows\INetCache\Content.Word\dht11_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0339" cy="2115512"/>
                    </a:xfrm>
                    <a:prstGeom prst="rect">
                      <a:avLst/>
                    </a:prstGeom>
                    <a:noFill/>
                    <a:ln>
                      <a:noFill/>
                    </a:ln>
                  </pic:spPr>
                </pic:pic>
              </a:graphicData>
            </a:graphic>
          </wp:inline>
        </w:drawing>
      </w:r>
    </w:p>
    <w:p w:rsidR="001C24D7" w:rsidRDefault="008F60B3" w:rsidP="00E27EE9">
      <w:pPr>
        <w:jc w:val="center"/>
        <w:rPr>
          <w:rFonts w:ascii="Times New Roman" w:hAnsi="Times New Roman" w:cs="Times New Roman"/>
          <w:b/>
          <w:bCs/>
        </w:rPr>
      </w:pPr>
      <w:r>
        <w:rPr>
          <w:rFonts w:ascii="Times New Roman" w:hAnsi="Times New Roman" w:cs="Times New Roman"/>
          <w:b/>
          <w:bCs/>
        </w:rPr>
        <w:t>Figure 17</w:t>
      </w:r>
      <w:r w:rsidR="004A53D1">
        <w:rPr>
          <w:rFonts w:ascii="Times New Roman" w:hAnsi="Times New Roman" w:cs="Times New Roman"/>
          <w:b/>
          <w:bCs/>
        </w:rPr>
        <w:t>: Temperature readings</w:t>
      </w:r>
    </w:p>
    <w:bookmarkEnd w:id="29"/>
    <w:p w:rsidR="001C24D7" w:rsidRDefault="001C24D7" w:rsidP="00E15547">
      <w:pPr>
        <w:rPr>
          <w:rFonts w:ascii="Times New Roman" w:hAnsi="Times New Roman" w:cs="Times New Roman"/>
          <w:b/>
          <w:bCs/>
        </w:rPr>
      </w:pPr>
    </w:p>
    <w:p w:rsidR="00792E6D" w:rsidRDefault="00BB45C7" w:rsidP="00BB45C7">
      <w:pPr>
        <w:jc w:val="center"/>
        <w:rPr>
          <w:rFonts w:ascii="Times New Roman" w:hAnsi="Times New Roman" w:cs="Times New Roman"/>
          <w:b/>
          <w:bCs/>
        </w:rPr>
      </w:pPr>
      <w:r>
        <w:rPr>
          <w:rFonts w:ascii="Times New Roman" w:hAnsi="Times New Roman" w:cs="Times New Roman"/>
          <w:b/>
          <w:bCs/>
        </w:rPr>
        <w:t>***************</w:t>
      </w:r>
    </w:p>
    <w:p w:rsidR="00792E6D" w:rsidRDefault="00792E6D" w:rsidP="00E15547">
      <w:pPr>
        <w:rPr>
          <w:rFonts w:ascii="Times New Roman" w:hAnsi="Times New Roman" w:cs="Times New Roman"/>
          <w:b/>
          <w:bCs/>
        </w:rPr>
      </w:pPr>
    </w:p>
    <w:p w:rsidR="00792E6D" w:rsidRDefault="00792E6D" w:rsidP="00E15547">
      <w:pPr>
        <w:rPr>
          <w:rFonts w:ascii="Times New Roman" w:hAnsi="Times New Roman" w:cs="Times New Roman"/>
          <w:b/>
          <w:bCs/>
        </w:rPr>
      </w:pPr>
    </w:p>
    <w:p w:rsidR="00792E6D" w:rsidRDefault="00792E6D" w:rsidP="00E15547">
      <w:pPr>
        <w:rPr>
          <w:rFonts w:ascii="Times New Roman" w:hAnsi="Times New Roman" w:cs="Times New Roman"/>
          <w:b/>
          <w:bCs/>
        </w:rPr>
      </w:pPr>
    </w:p>
    <w:p w:rsidR="00792E6D" w:rsidRDefault="00792E6D" w:rsidP="00E15547">
      <w:pPr>
        <w:rPr>
          <w:rFonts w:ascii="Times New Roman" w:hAnsi="Times New Roman" w:cs="Times New Roman"/>
          <w:b/>
          <w:bCs/>
        </w:rPr>
      </w:pPr>
    </w:p>
    <w:p w:rsidR="00792E6D" w:rsidRDefault="00792E6D" w:rsidP="00E15547">
      <w:pPr>
        <w:rPr>
          <w:rFonts w:ascii="Times New Roman" w:hAnsi="Times New Roman" w:cs="Times New Roman"/>
          <w:b/>
          <w:bCs/>
        </w:rPr>
      </w:pPr>
    </w:p>
    <w:p w:rsidR="007A3095" w:rsidRDefault="007A3095" w:rsidP="00E15547">
      <w:pPr>
        <w:rPr>
          <w:rFonts w:ascii="Times New Roman" w:hAnsi="Times New Roman" w:cs="Times New Roman"/>
          <w:b/>
          <w:bCs/>
        </w:rPr>
      </w:pPr>
    </w:p>
    <w:p w:rsidR="007A3095" w:rsidRDefault="007A3095" w:rsidP="00E15547">
      <w:pPr>
        <w:rPr>
          <w:rFonts w:ascii="Times New Roman" w:hAnsi="Times New Roman" w:cs="Times New Roman"/>
          <w:b/>
          <w:bCs/>
        </w:rPr>
      </w:pPr>
    </w:p>
    <w:p w:rsidR="002704AB" w:rsidRDefault="00E15547" w:rsidP="002704AB">
      <w:pPr>
        <w:pStyle w:val="Heading1"/>
      </w:pPr>
      <w:bookmarkStart w:id="42" w:name="_Toc489240167"/>
      <w:r w:rsidRPr="002704AB">
        <w:lastRenderedPageBreak/>
        <w:t>References</w:t>
      </w:r>
      <w:bookmarkEnd w:id="42"/>
    </w:p>
    <w:p w:rsidR="002704AB" w:rsidRDefault="002704AB" w:rsidP="002704AB"/>
    <w:p w:rsidR="00064ED0" w:rsidRPr="00064ED0" w:rsidRDefault="00064ED0" w:rsidP="00064ED0">
      <w:pPr>
        <w:rPr>
          <w:rFonts w:ascii="Times New Roman" w:hAnsi="Times New Roman" w:cs="Times New Roman"/>
        </w:rPr>
      </w:pPr>
      <w:r w:rsidRPr="00064ED0">
        <w:rPr>
          <w:rFonts w:ascii="Times New Roman" w:hAnsi="Times New Roman" w:cs="Times New Roman"/>
        </w:rPr>
        <w:t>[1] Brooks, Rodney A. "Intelligence Without Representation". Artificial Intelligence 47.1-3 (1991): 139-159. Web.</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[2] </w:t>
      </w:r>
      <w:proofErr w:type="spellStart"/>
      <w:r w:rsidRPr="00064ED0">
        <w:rPr>
          <w:rFonts w:ascii="Times New Roman" w:hAnsi="Times New Roman" w:cs="Times New Roman"/>
        </w:rPr>
        <w:t>Ziemke</w:t>
      </w:r>
      <w:proofErr w:type="spellEnd"/>
      <w:r w:rsidRPr="00064ED0">
        <w:rPr>
          <w:rFonts w:ascii="Times New Roman" w:hAnsi="Times New Roman" w:cs="Times New Roman"/>
        </w:rPr>
        <w:t xml:space="preserve">, Tom, and Robert Lowe. "On the Role of Emotion </w:t>
      </w:r>
      <w:r w:rsidR="007A3095" w:rsidRPr="00064ED0">
        <w:rPr>
          <w:rFonts w:ascii="Times New Roman" w:hAnsi="Times New Roman" w:cs="Times New Roman"/>
        </w:rPr>
        <w:t>in</w:t>
      </w:r>
      <w:r w:rsidRPr="00064ED0">
        <w:rPr>
          <w:rFonts w:ascii="Times New Roman" w:hAnsi="Times New Roman" w:cs="Times New Roman"/>
        </w:rPr>
        <w:t xml:space="preserve"> Embodied Cognitive Architectures: From Organisms </w:t>
      </w:r>
      <w:proofErr w:type="gramStart"/>
      <w:r w:rsidRPr="00064ED0">
        <w:rPr>
          <w:rFonts w:ascii="Times New Roman" w:hAnsi="Times New Roman" w:cs="Times New Roman"/>
        </w:rPr>
        <w:t>To</w:t>
      </w:r>
      <w:proofErr w:type="gramEnd"/>
      <w:r w:rsidRPr="00064ED0">
        <w:rPr>
          <w:rFonts w:ascii="Times New Roman" w:hAnsi="Times New Roman" w:cs="Times New Roman"/>
        </w:rPr>
        <w:t xml:space="preserve"> Robots". Cognitive Computation 1.1 (2009): 104-117. Web.</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[3] </w:t>
      </w:r>
      <w:proofErr w:type="spellStart"/>
      <w:proofErr w:type="gramStart"/>
      <w:r w:rsidRPr="00064ED0">
        <w:rPr>
          <w:rFonts w:ascii="Times New Roman" w:hAnsi="Times New Roman" w:cs="Times New Roman"/>
        </w:rPr>
        <w:t>Clancey,W.J</w:t>
      </w:r>
      <w:proofErr w:type="spellEnd"/>
      <w:r w:rsidRPr="00064ED0">
        <w:rPr>
          <w:rFonts w:ascii="Times New Roman" w:hAnsi="Times New Roman" w:cs="Times New Roman"/>
        </w:rPr>
        <w:t>.</w:t>
      </w:r>
      <w:proofErr w:type="gramEnd"/>
      <w:r w:rsidRPr="00064ED0">
        <w:rPr>
          <w:rFonts w:ascii="Times New Roman" w:hAnsi="Times New Roman" w:cs="Times New Roman"/>
        </w:rPr>
        <w:t xml:space="preserve"> (1995). A boy scout, Toto, and a bird: How situated cognition is different from situated robotics.</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[4] </w:t>
      </w:r>
      <w:proofErr w:type="spellStart"/>
      <w:r w:rsidRPr="00064ED0">
        <w:rPr>
          <w:rFonts w:ascii="Times New Roman" w:hAnsi="Times New Roman" w:cs="Times New Roman"/>
        </w:rPr>
        <w:t>Aydede</w:t>
      </w:r>
      <w:proofErr w:type="spellEnd"/>
      <w:r w:rsidRPr="00064ED0">
        <w:rPr>
          <w:rFonts w:ascii="Times New Roman" w:hAnsi="Times New Roman" w:cs="Times New Roman"/>
        </w:rPr>
        <w:t>, M., &amp; Robbins, P. (Eds.). (2009). The Cambridge handbook of situated cognition. New York, NY: Cambridge University Press.</w:t>
      </w:r>
    </w:p>
    <w:p w:rsidR="00064ED0" w:rsidRPr="00064ED0" w:rsidRDefault="00064ED0" w:rsidP="00064ED0">
      <w:pPr>
        <w:rPr>
          <w:rFonts w:ascii="Times New Roman" w:hAnsi="Times New Roman" w:cs="Times New Roman"/>
        </w:rPr>
      </w:pPr>
      <w:r w:rsidRPr="00064ED0">
        <w:rPr>
          <w:rFonts w:ascii="Times New Roman" w:hAnsi="Times New Roman" w:cs="Times New Roman"/>
        </w:rPr>
        <w:t>[5] Brown, J. S., Collins, A., &amp; Duguid, P. (1989). Situated cognition and the culture of learning. Educational researcher, 18(1), 32-42</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[6] Lindblom, Jessica, and Tom </w:t>
      </w:r>
      <w:proofErr w:type="spellStart"/>
      <w:r w:rsidRPr="00064ED0">
        <w:rPr>
          <w:rFonts w:ascii="Times New Roman" w:hAnsi="Times New Roman" w:cs="Times New Roman"/>
        </w:rPr>
        <w:t>Ziemke</w:t>
      </w:r>
      <w:proofErr w:type="spellEnd"/>
      <w:r w:rsidRPr="00064ED0">
        <w:rPr>
          <w:rFonts w:ascii="Times New Roman" w:hAnsi="Times New Roman" w:cs="Times New Roman"/>
        </w:rPr>
        <w:t>. "Social Situatedness Of Natural and Artificial Intelligence: Vygotsky And Beyond". Adaptive Behavior 11.2 (2003): 79-96. Web.</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[7] </w:t>
      </w:r>
      <w:proofErr w:type="spellStart"/>
      <w:r w:rsidRPr="00064ED0">
        <w:rPr>
          <w:rFonts w:ascii="Times New Roman" w:hAnsi="Times New Roman" w:cs="Times New Roman"/>
        </w:rPr>
        <w:t>Brugali</w:t>
      </w:r>
      <w:proofErr w:type="spellEnd"/>
      <w:r w:rsidRPr="00064ED0">
        <w:rPr>
          <w:rFonts w:ascii="Times New Roman" w:hAnsi="Times New Roman" w:cs="Times New Roman"/>
        </w:rPr>
        <w:t>, D. (2007). Software Engineering for Experimental Robotics. Springer Science &amp; Business Media.</w:t>
      </w:r>
    </w:p>
    <w:p w:rsidR="00064ED0" w:rsidRPr="00064ED0" w:rsidRDefault="00064ED0" w:rsidP="00064ED0">
      <w:pPr>
        <w:rPr>
          <w:rFonts w:ascii="Times New Roman" w:hAnsi="Times New Roman" w:cs="Times New Roman"/>
        </w:rPr>
      </w:pPr>
      <w:r w:rsidRPr="00064ED0">
        <w:rPr>
          <w:rFonts w:ascii="Times New Roman" w:hAnsi="Times New Roman" w:cs="Times New Roman"/>
        </w:rPr>
        <w:t>[8] Brooks, R. A. (1999). Cambrian Intelligence: The Early History of The New AI. Cambridge, MA: MIT Press.</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[9] Maja J </w:t>
      </w:r>
      <w:proofErr w:type="spellStart"/>
      <w:r w:rsidRPr="00064ED0">
        <w:rPr>
          <w:rFonts w:ascii="Times New Roman" w:hAnsi="Times New Roman" w:cs="Times New Roman"/>
        </w:rPr>
        <w:t>Matarić</w:t>
      </w:r>
      <w:proofErr w:type="spellEnd"/>
      <w:r w:rsidRPr="00064ED0">
        <w:rPr>
          <w:rFonts w:ascii="Times New Roman" w:hAnsi="Times New Roman" w:cs="Times New Roman"/>
        </w:rPr>
        <w:t xml:space="preserve"> (2002). Situated Robotics. Encyclopedia of Cognitive Science, Nature Publishers Group</w:t>
      </w:r>
    </w:p>
    <w:p w:rsidR="00064ED0" w:rsidRPr="00064ED0" w:rsidRDefault="00064ED0" w:rsidP="00064ED0">
      <w:pPr>
        <w:rPr>
          <w:rFonts w:ascii="Times New Roman" w:hAnsi="Times New Roman" w:cs="Times New Roman"/>
        </w:rPr>
      </w:pPr>
      <w:r w:rsidRPr="00064ED0">
        <w:rPr>
          <w:rFonts w:ascii="Times New Roman" w:hAnsi="Times New Roman" w:cs="Times New Roman"/>
        </w:rPr>
        <w:t>[10] Murphy, Robin. Introduction to AI Robotics. 1st ed. India, II: Prentice Hall of India, 2009. Print.</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[11] </w:t>
      </w:r>
      <w:proofErr w:type="spellStart"/>
      <w:r w:rsidRPr="00064ED0">
        <w:rPr>
          <w:rFonts w:ascii="Times New Roman" w:hAnsi="Times New Roman" w:cs="Times New Roman"/>
        </w:rPr>
        <w:t>Schöner</w:t>
      </w:r>
      <w:proofErr w:type="spellEnd"/>
      <w:r w:rsidRPr="00064ED0">
        <w:rPr>
          <w:rFonts w:ascii="Times New Roman" w:hAnsi="Times New Roman" w:cs="Times New Roman"/>
        </w:rPr>
        <w:t>, Gregor, and John P Spencer. Dynamic Thinking. Oxford: Oxford University Press, 2016. Print.</w:t>
      </w:r>
    </w:p>
    <w:p w:rsidR="00064ED0" w:rsidRPr="00064ED0" w:rsidRDefault="00064ED0" w:rsidP="00064ED0">
      <w:pPr>
        <w:rPr>
          <w:rFonts w:ascii="Times New Roman" w:hAnsi="Times New Roman" w:cs="Times New Roman"/>
        </w:rPr>
      </w:pPr>
      <w:r w:rsidRPr="00064ED0">
        <w:rPr>
          <w:rFonts w:ascii="Times New Roman" w:hAnsi="Times New Roman" w:cs="Times New Roman"/>
        </w:rPr>
        <w:t xml:space="preserve">[12] </w:t>
      </w:r>
      <w:proofErr w:type="spellStart"/>
      <w:r w:rsidRPr="00064ED0">
        <w:rPr>
          <w:rFonts w:ascii="Times New Roman" w:hAnsi="Times New Roman" w:cs="Times New Roman"/>
        </w:rPr>
        <w:t>Yulia</w:t>
      </w:r>
      <w:proofErr w:type="spellEnd"/>
      <w:r w:rsidRPr="00064ED0">
        <w:rPr>
          <w:rFonts w:ascii="Times New Roman" w:hAnsi="Times New Roman" w:cs="Times New Roman"/>
        </w:rPr>
        <w:t xml:space="preserve"> </w:t>
      </w:r>
      <w:proofErr w:type="spellStart"/>
      <w:r w:rsidRPr="00064ED0">
        <w:rPr>
          <w:rFonts w:ascii="Times New Roman" w:hAnsi="Times New Roman" w:cs="Times New Roman"/>
        </w:rPr>
        <w:t>Sandamirskaya</w:t>
      </w:r>
      <w:proofErr w:type="spellEnd"/>
      <w:r w:rsidRPr="00064ED0">
        <w:rPr>
          <w:rFonts w:ascii="Times New Roman" w:hAnsi="Times New Roman" w:cs="Times New Roman"/>
        </w:rPr>
        <w:t>, Ma</w:t>
      </w:r>
      <w:r w:rsidR="0097218E">
        <w:rPr>
          <w:rFonts w:ascii="Times New Roman" w:hAnsi="Times New Roman" w:cs="Times New Roman"/>
        </w:rPr>
        <w:t xml:space="preserve">this Richter, &amp; Gregor </w:t>
      </w:r>
      <w:proofErr w:type="spellStart"/>
      <w:r w:rsidR="0097218E">
        <w:rPr>
          <w:rFonts w:ascii="Times New Roman" w:hAnsi="Times New Roman" w:cs="Times New Roman"/>
        </w:rPr>
        <w:t>Schoner</w:t>
      </w:r>
      <w:proofErr w:type="spellEnd"/>
      <w:r w:rsidR="0097218E">
        <w:rPr>
          <w:rFonts w:ascii="Times New Roman" w:hAnsi="Times New Roman" w:cs="Times New Roman"/>
        </w:rPr>
        <w:t xml:space="preserve">. </w:t>
      </w:r>
      <w:r w:rsidR="007A3095">
        <w:rPr>
          <w:rFonts w:ascii="Times New Roman" w:hAnsi="Times New Roman" w:cs="Times New Roman"/>
        </w:rPr>
        <w:t>“</w:t>
      </w:r>
      <w:r w:rsidR="007A3095" w:rsidRPr="00064ED0">
        <w:rPr>
          <w:rFonts w:ascii="Times New Roman" w:hAnsi="Times New Roman" w:cs="Times New Roman"/>
        </w:rPr>
        <w:t>Neural</w:t>
      </w:r>
      <w:r w:rsidRPr="00064ED0">
        <w:rPr>
          <w:rFonts w:ascii="Times New Roman" w:hAnsi="Times New Roman" w:cs="Times New Roman"/>
        </w:rPr>
        <w:t>-dynamic architecture for behavioral org</w:t>
      </w:r>
      <w:r w:rsidR="0097218E">
        <w:rPr>
          <w:rFonts w:ascii="Times New Roman" w:hAnsi="Times New Roman" w:cs="Times New Roman"/>
        </w:rPr>
        <w:t>anization of an embodied agent “</w:t>
      </w:r>
      <w:r w:rsidRPr="00064ED0">
        <w:rPr>
          <w:rFonts w:ascii="Times New Roman" w:hAnsi="Times New Roman" w:cs="Times New Roman"/>
        </w:rPr>
        <w:t>. (2011)</w:t>
      </w:r>
    </w:p>
    <w:p w:rsidR="00064ED0" w:rsidRDefault="00064ED0" w:rsidP="00064ED0">
      <w:pPr>
        <w:rPr>
          <w:rFonts w:ascii="Times New Roman" w:hAnsi="Times New Roman" w:cs="Times New Roman"/>
        </w:rPr>
      </w:pPr>
      <w:r w:rsidRPr="00064ED0">
        <w:rPr>
          <w:rFonts w:ascii="Times New Roman" w:hAnsi="Times New Roman" w:cs="Times New Roman"/>
        </w:rPr>
        <w:t xml:space="preserve">[13] Tom </w:t>
      </w:r>
      <w:proofErr w:type="spellStart"/>
      <w:r w:rsidRPr="00064ED0">
        <w:rPr>
          <w:rFonts w:ascii="Times New Roman" w:hAnsi="Times New Roman" w:cs="Times New Roman"/>
        </w:rPr>
        <w:t>Ziemke</w:t>
      </w:r>
      <w:proofErr w:type="spellEnd"/>
      <w:r w:rsidRPr="00064ED0">
        <w:rPr>
          <w:rFonts w:ascii="Times New Roman" w:hAnsi="Times New Roman" w:cs="Times New Roman"/>
        </w:rPr>
        <w:t>&amp; Robert Lowe, On the Role of Emotion in Embodied Cognitive Architectures: From Organisms to Robots”. (2009)</w:t>
      </w:r>
    </w:p>
    <w:p w:rsidR="002A3150" w:rsidRPr="002A3150" w:rsidRDefault="002A3150" w:rsidP="0065769D">
      <w:pPr>
        <w:rPr>
          <w:rFonts w:ascii="Times New Roman" w:hAnsi="Times New Roman" w:cs="Times New Roman"/>
        </w:rPr>
      </w:pPr>
      <w:r>
        <w:rPr>
          <w:rFonts w:ascii="Times New Roman" w:hAnsi="Times New Roman" w:cs="Times New Roman"/>
        </w:rPr>
        <w:t>[14</w:t>
      </w:r>
      <w:r w:rsidRPr="002A3150">
        <w:rPr>
          <w:rFonts w:ascii="Times New Roman" w:hAnsi="Times New Roman" w:cs="Times New Roman"/>
        </w:rPr>
        <w:t>]</w:t>
      </w:r>
      <w:r>
        <w:rPr>
          <w:rFonts w:ascii="Times New Roman" w:hAnsi="Times New Roman" w:cs="Times New Roman"/>
        </w:rPr>
        <w:t xml:space="preserve"> </w:t>
      </w:r>
      <w:r w:rsidR="0065769D" w:rsidRPr="0065769D">
        <w:rPr>
          <w:rFonts w:ascii="Times New Roman" w:hAnsi="Times New Roman" w:cs="Times New Roman"/>
        </w:rPr>
        <w:t>To, D.,</w:t>
      </w:r>
      <w:r w:rsidR="0097218E">
        <w:rPr>
          <w:rFonts w:ascii="Times New Roman" w:hAnsi="Times New Roman" w:cs="Times New Roman"/>
        </w:rPr>
        <w:t xml:space="preserve"> Bliss, J. and Light, P. </w:t>
      </w:r>
      <w:r w:rsidR="0065769D" w:rsidRPr="0065769D">
        <w:rPr>
          <w:rFonts w:ascii="Times New Roman" w:hAnsi="Times New Roman" w:cs="Times New Roman"/>
        </w:rPr>
        <w:t xml:space="preserve"> </w:t>
      </w:r>
      <w:r w:rsidR="0065769D">
        <w:rPr>
          <w:rFonts w:ascii="Times New Roman" w:hAnsi="Times New Roman" w:cs="Times New Roman"/>
        </w:rPr>
        <w:t>“</w:t>
      </w:r>
      <w:r w:rsidR="0065769D" w:rsidRPr="0065769D">
        <w:rPr>
          <w:rFonts w:ascii="Times New Roman" w:hAnsi="Times New Roman" w:cs="Times New Roman"/>
        </w:rPr>
        <w:t xml:space="preserve">Situated Cognition: A Challenge </w:t>
      </w:r>
      <w:r w:rsidR="007A3095" w:rsidRPr="0065769D">
        <w:rPr>
          <w:rFonts w:ascii="Times New Roman" w:hAnsi="Times New Roman" w:cs="Times New Roman"/>
        </w:rPr>
        <w:t>to</w:t>
      </w:r>
      <w:r w:rsidR="0065769D" w:rsidRPr="0065769D">
        <w:rPr>
          <w:rFonts w:ascii="Times New Roman" w:hAnsi="Times New Roman" w:cs="Times New Roman"/>
        </w:rPr>
        <w:t xml:space="preserve"> Artificial Intelligence?</w:t>
      </w:r>
      <w:r w:rsidR="0097218E">
        <w:rPr>
          <w:rFonts w:ascii="Times New Roman" w:hAnsi="Times New Roman" w:cs="Times New Roman"/>
        </w:rPr>
        <w:t>”</w:t>
      </w:r>
      <w:r w:rsidR="0065769D" w:rsidRPr="0065769D">
        <w:rPr>
          <w:rFonts w:ascii="Times New Roman" w:hAnsi="Times New Roman" w:cs="Times New Roman"/>
        </w:rPr>
        <w:t>.</w:t>
      </w:r>
      <w:r w:rsidR="007A3095">
        <w:rPr>
          <w:rFonts w:ascii="Times New Roman" w:hAnsi="Times New Roman" w:cs="Times New Roman"/>
        </w:rPr>
        <w:t xml:space="preserve"> </w:t>
      </w:r>
      <w:r w:rsidR="0097218E">
        <w:rPr>
          <w:rFonts w:ascii="Times New Roman" w:hAnsi="Times New Roman" w:cs="Times New Roman"/>
        </w:rPr>
        <w:t>(1996)</w:t>
      </w:r>
    </w:p>
    <w:p w:rsidR="002A3150" w:rsidRPr="002A3150" w:rsidRDefault="002A3150" w:rsidP="002A3150">
      <w:pPr>
        <w:rPr>
          <w:rFonts w:ascii="Times New Roman" w:hAnsi="Times New Roman" w:cs="Times New Roman"/>
        </w:rPr>
      </w:pPr>
      <w:r w:rsidRPr="002A3150">
        <w:rPr>
          <w:rFonts w:ascii="Times New Roman" w:hAnsi="Times New Roman" w:cs="Times New Roman"/>
        </w:rPr>
        <w:t>[</w:t>
      </w:r>
      <w:r>
        <w:rPr>
          <w:rFonts w:ascii="Times New Roman" w:hAnsi="Times New Roman" w:cs="Times New Roman"/>
        </w:rPr>
        <w:t>15</w:t>
      </w:r>
      <w:r w:rsidRPr="002A3150">
        <w:rPr>
          <w:rFonts w:ascii="Times New Roman" w:hAnsi="Times New Roman" w:cs="Times New Roman"/>
        </w:rPr>
        <w:t xml:space="preserve">] </w:t>
      </w:r>
      <w:r w:rsidR="0097218E">
        <w:rPr>
          <w:rFonts w:ascii="Times New Roman" w:hAnsi="Times New Roman" w:cs="Times New Roman"/>
        </w:rPr>
        <w:t xml:space="preserve">Eric </w:t>
      </w:r>
      <w:proofErr w:type="spellStart"/>
      <w:r w:rsidR="0097218E">
        <w:rPr>
          <w:rFonts w:ascii="Times New Roman" w:hAnsi="Times New Roman" w:cs="Times New Roman"/>
        </w:rPr>
        <w:t>Bredo</w:t>
      </w:r>
      <w:proofErr w:type="spellEnd"/>
      <w:r w:rsidR="0097218E">
        <w:rPr>
          <w:rFonts w:ascii="Times New Roman" w:hAnsi="Times New Roman" w:cs="Times New Roman"/>
        </w:rPr>
        <w:t>. “</w:t>
      </w:r>
      <w:r w:rsidR="0097218E" w:rsidRPr="002A3150">
        <w:rPr>
          <w:rFonts w:ascii="Times New Roman" w:hAnsi="Times New Roman" w:cs="Times New Roman"/>
        </w:rPr>
        <w:t xml:space="preserve">Cognitivism, Situated Cognition, And </w:t>
      </w:r>
      <w:proofErr w:type="spellStart"/>
      <w:r w:rsidR="0097218E" w:rsidRPr="002A3150">
        <w:rPr>
          <w:rFonts w:ascii="Times New Roman" w:hAnsi="Times New Roman" w:cs="Times New Roman"/>
        </w:rPr>
        <w:t>Deweyian</w:t>
      </w:r>
      <w:proofErr w:type="spellEnd"/>
      <w:r w:rsidR="0097218E" w:rsidRPr="002A3150">
        <w:rPr>
          <w:rFonts w:ascii="Times New Roman" w:hAnsi="Times New Roman" w:cs="Times New Roman"/>
        </w:rPr>
        <w:t xml:space="preserve"> Pragmatism</w:t>
      </w:r>
      <w:r w:rsidR="0097218E">
        <w:rPr>
          <w:rFonts w:ascii="Times New Roman" w:hAnsi="Times New Roman" w:cs="Times New Roman"/>
        </w:rPr>
        <w:t>”</w:t>
      </w:r>
    </w:p>
    <w:p w:rsidR="002A3150" w:rsidRPr="002A3150" w:rsidRDefault="002A3150" w:rsidP="002A3150">
      <w:pPr>
        <w:rPr>
          <w:rFonts w:ascii="Times New Roman" w:hAnsi="Times New Roman" w:cs="Times New Roman"/>
        </w:rPr>
      </w:pPr>
      <w:r>
        <w:rPr>
          <w:rFonts w:ascii="Times New Roman" w:hAnsi="Times New Roman" w:cs="Times New Roman"/>
        </w:rPr>
        <w:t>[16</w:t>
      </w:r>
      <w:r w:rsidRPr="002A3150">
        <w:rPr>
          <w:rFonts w:ascii="Times New Roman" w:hAnsi="Times New Roman" w:cs="Times New Roman"/>
        </w:rPr>
        <w:t xml:space="preserve">] </w:t>
      </w:r>
      <w:r w:rsidR="0097218E">
        <w:rPr>
          <w:rFonts w:ascii="Times New Roman" w:hAnsi="Times New Roman" w:cs="Times New Roman"/>
        </w:rPr>
        <w:t xml:space="preserve">Kenneth Rosenblatt, </w:t>
      </w:r>
      <w:r w:rsidR="0097218E" w:rsidRPr="0097218E">
        <w:rPr>
          <w:rFonts w:ascii="Times New Roman" w:hAnsi="Times New Roman" w:cs="Times New Roman"/>
        </w:rPr>
        <w:t>David Payton</w:t>
      </w:r>
      <w:r w:rsidR="0097218E">
        <w:rPr>
          <w:rFonts w:ascii="Times New Roman" w:hAnsi="Times New Roman" w:cs="Times New Roman"/>
        </w:rPr>
        <w:t>.</w:t>
      </w:r>
      <w:r w:rsidR="0097218E" w:rsidRPr="0097218E">
        <w:rPr>
          <w:rFonts w:ascii="Times New Roman" w:hAnsi="Times New Roman" w:cs="Times New Roman"/>
        </w:rPr>
        <w:t xml:space="preserve"> </w:t>
      </w:r>
      <w:r w:rsidRPr="002A3150">
        <w:rPr>
          <w:rFonts w:ascii="Times New Roman" w:hAnsi="Times New Roman" w:cs="Times New Roman"/>
        </w:rPr>
        <w:t>“A fine-grained alternative to the subsumption architectu</w:t>
      </w:r>
      <w:r w:rsidR="0097218E">
        <w:rPr>
          <w:rFonts w:ascii="Times New Roman" w:hAnsi="Times New Roman" w:cs="Times New Roman"/>
        </w:rPr>
        <w:t xml:space="preserve">re for mobile robot control” </w:t>
      </w:r>
      <w:r w:rsidRPr="002A3150">
        <w:rPr>
          <w:rFonts w:ascii="Times New Roman" w:hAnsi="Times New Roman" w:cs="Times New Roman"/>
        </w:rPr>
        <w:t xml:space="preserve">(1989) </w:t>
      </w:r>
    </w:p>
    <w:p w:rsidR="002A3150" w:rsidRPr="002A3150" w:rsidRDefault="002A3150" w:rsidP="002A3150">
      <w:pPr>
        <w:rPr>
          <w:rFonts w:ascii="Times New Roman" w:hAnsi="Times New Roman" w:cs="Times New Roman"/>
        </w:rPr>
      </w:pPr>
      <w:r>
        <w:rPr>
          <w:rFonts w:ascii="Times New Roman" w:hAnsi="Times New Roman" w:cs="Times New Roman"/>
        </w:rPr>
        <w:t>[17</w:t>
      </w:r>
      <w:r w:rsidRPr="002A3150">
        <w:rPr>
          <w:rFonts w:ascii="Times New Roman" w:hAnsi="Times New Roman" w:cs="Times New Roman"/>
        </w:rPr>
        <w:t xml:space="preserve">] </w:t>
      </w:r>
      <w:r w:rsidR="0097218E">
        <w:rPr>
          <w:rFonts w:ascii="Times New Roman" w:hAnsi="Times New Roman" w:cs="Times New Roman"/>
        </w:rPr>
        <w:t>Convict.lu</w:t>
      </w:r>
      <w:r w:rsidR="0097218E" w:rsidRPr="0097218E">
        <w:rPr>
          <w:rFonts w:ascii="Times New Roman" w:hAnsi="Times New Roman" w:cs="Times New Roman"/>
        </w:rPr>
        <w:t>. Subsumption archi</w:t>
      </w:r>
      <w:r w:rsidR="0097218E">
        <w:rPr>
          <w:rFonts w:ascii="Times New Roman" w:hAnsi="Times New Roman" w:cs="Times New Roman"/>
        </w:rPr>
        <w:t>tecture. (2017)</w:t>
      </w:r>
      <w:r w:rsidR="007A3095">
        <w:rPr>
          <w:rFonts w:ascii="Times New Roman" w:hAnsi="Times New Roman" w:cs="Times New Roman"/>
        </w:rPr>
        <w:t>.</w:t>
      </w:r>
    </w:p>
    <w:p w:rsidR="002A3150" w:rsidRPr="002A3150" w:rsidRDefault="002A3150" w:rsidP="002A3150">
      <w:pPr>
        <w:rPr>
          <w:rFonts w:ascii="Times New Roman" w:hAnsi="Times New Roman" w:cs="Times New Roman"/>
        </w:rPr>
      </w:pPr>
      <w:r w:rsidRPr="002A3150">
        <w:rPr>
          <w:rFonts w:ascii="Times New Roman" w:hAnsi="Times New Roman" w:cs="Times New Roman"/>
        </w:rPr>
        <w:t>[</w:t>
      </w:r>
      <w:r>
        <w:rPr>
          <w:rFonts w:ascii="Times New Roman" w:hAnsi="Times New Roman" w:cs="Times New Roman"/>
        </w:rPr>
        <w:t>18</w:t>
      </w:r>
      <w:r w:rsidRPr="002A3150">
        <w:rPr>
          <w:rFonts w:ascii="Times New Roman" w:hAnsi="Times New Roman" w:cs="Times New Roman"/>
        </w:rPr>
        <w:t xml:space="preserve">] </w:t>
      </w:r>
      <w:proofErr w:type="spellStart"/>
      <w:r w:rsidR="0097218E" w:rsidRPr="0097218E">
        <w:rPr>
          <w:rFonts w:ascii="Times New Roman" w:hAnsi="Times New Roman" w:cs="Times New Roman"/>
        </w:rPr>
        <w:t>Floreano</w:t>
      </w:r>
      <w:proofErr w:type="spellEnd"/>
      <w:r w:rsidR="0097218E" w:rsidRPr="0097218E">
        <w:rPr>
          <w:rFonts w:ascii="Times New Roman" w:hAnsi="Times New Roman" w:cs="Times New Roman"/>
        </w:rPr>
        <w:t xml:space="preserve">, D., </w:t>
      </w:r>
      <w:proofErr w:type="spellStart"/>
      <w:r w:rsidR="0097218E" w:rsidRPr="0097218E">
        <w:rPr>
          <w:rFonts w:ascii="Times New Roman" w:hAnsi="Times New Roman" w:cs="Times New Roman"/>
        </w:rPr>
        <w:t>Ij</w:t>
      </w:r>
      <w:r w:rsidR="007A3095">
        <w:rPr>
          <w:rFonts w:ascii="Times New Roman" w:hAnsi="Times New Roman" w:cs="Times New Roman"/>
        </w:rPr>
        <w:t>speert</w:t>
      </w:r>
      <w:proofErr w:type="spellEnd"/>
      <w:r w:rsidR="007A3095">
        <w:rPr>
          <w:rFonts w:ascii="Times New Roman" w:hAnsi="Times New Roman" w:cs="Times New Roman"/>
        </w:rPr>
        <w:t xml:space="preserve">, A. and </w:t>
      </w:r>
      <w:proofErr w:type="spellStart"/>
      <w:r w:rsidR="007A3095">
        <w:rPr>
          <w:rFonts w:ascii="Times New Roman" w:hAnsi="Times New Roman" w:cs="Times New Roman"/>
        </w:rPr>
        <w:t>Schaal</w:t>
      </w:r>
      <w:proofErr w:type="spellEnd"/>
      <w:r w:rsidR="007A3095">
        <w:rPr>
          <w:rFonts w:ascii="Times New Roman" w:hAnsi="Times New Roman" w:cs="Times New Roman"/>
        </w:rPr>
        <w:t>, S</w:t>
      </w:r>
      <w:r w:rsidR="0097218E" w:rsidRPr="0097218E">
        <w:rPr>
          <w:rFonts w:ascii="Times New Roman" w:hAnsi="Times New Roman" w:cs="Times New Roman"/>
        </w:rPr>
        <w:t>. Robotics and</w:t>
      </w:r>
      <w:r w:rsidR="007A3095">
        <w:rPr>
          <w:rFonts w:ascii="Times New Roman" w:hAnsi="Times New Roman" w:cs="Times New Roman"/>
        </w:rPr>
        <w:t xml:space="preserve"> Neuroscience. Current Biology (2014)</w:t>
      </w:r>
    </w:p>
    <w:p w:rsidR="002A3150" w:rsidRPr="002A3150" w:rsidRDefault="002A3150" w:rsidP="002A3150">
      <w:pPr>
        <w:rPr>
          <w:rFonts w:ascii="Times New Roman" w:hAnsi="Times New Roman" w:cs="Times New Roman"/>
        </w:rPr>
      </w:pPr>
      <w:r w:rsidRPr="002A3150">
        <w:rPr>
          <w:rFonts w:ascii="Times New Roman" w:hAnsi="Times New Roman" w:cs="Times New Roman"/>
        </w:rPr>
        <w:t>[</w:t>
      </w:r>
      <w:r>
        <w:rPr>
          <w:rFonts w:ascii="Times New Roman" w:hAnsi="Times New Roman" w:cs="Times New Roman"/>
        </w:rPr>
        <w:t>19</w:t>
      </w:r>
      <w:r w:rsidRPr="002A3150">
        <w:rPr>
          <w:rFonts w:ascii="Times New Roman" w:hAnsi="Times New Roman" w:cs="Times New Roman"/>
        </w:rPr>
        <w:t xml:space="preserve">] </w:t>
      </w:r>
      <w:proofErr w:type="spellStart"/>
      <w:r w:rsidRPr="002A3150">
        <w:rPr>
          <w:rFonts w:ascii="Times New Roman" w:hAnsi="Times New Roman" w:cs="Times New Roman"/>
        </w:rPr>
        <w:t>Vallverdú</w:t>
      </w:r>
      <w:proofErr w:type="spellEnd"/>
      <w:r w:rsidRPr="002A3150">
        <w:rPr>
          <w:rFonts w:ascii="Times New Roman" w:hAnsi="Times New Roman" w:cs="Times New Roman"/>
        </w:rPr>
        <w:t>, G. “Thinking Machines and the Philosophy of Computer Sc</w:t>
      </w:r>
      <w:r w:rsidR="0097218E">
        <w:rPr>
          <w:rFonts w:ascii="Times New Roman" w:hAnsi="Times New Roman" w:cs="Times New Roman"/>
        </w:rPr>
        <w:t>ience: Concepts and Principles”</w:t>
      </w:r>
      <w:r w:rsidR="007A3095">
        <w:rPr>
          <w:rFonts w:ascii="Times New Roman" w:hAnsi="Times New Roman" w:cs="Times New Roman"/>
        </w:rPr>
        <w:t xml:space="preserve">. </w:t>
      </w:r>
      <w:r w:rsidR="007A3095" w:rsidRPr="002A3150">
        <w:rPr>
          <w:rFonts w:ascii="Times New Roman" w:hAnsi="Times New Roman" w:cs="Times New Roman"/>
        </w:rPr>
        <w:t>(2010).</w:t>
      </w:r>
    </w:p>
    <w:p w:rsidR="002A3150" w:rsidRPr="002A3150" w:rsidRDefault="002A3150" w:rsidP="002A3150">
      <w:pPr>
        <w:rPr>
          <w:rFonts w:ascii="Times New Roman" w:hAnsi="Times New Roman" w:cs="Times New Roman"/>
        </w:rPr>
      </w:pPr>
      <w:r w:rsidRPr="002A3150">
        <w:rPr>
          <w:rFonts w:ascii="Times New Roman" w:hAnsi="Times New Roman" w:cs="Times New Roman"/>
        </w:rPr>
        <w:t>[</w:t>
      </w:r>
      <w:r>
        <w:rPr>
          <w:rFonts w:ascii="Times New Roman" w:hAnsi="Times New Roman" w:cs="Times New Roman"/>
        </w:rPr>
        <w:t>20</w:t>
      </w:r>
      <w:r w:rsidRPr="002A3150">
        <w:rPr>
          <w:rFonts w:ascii="Times New Roman" w:hAnsi="Times New Roman" w:cs="Times New Roman"/>
        </w:rPr>
        <w:t xml:space="preserve">] </w:t>
      </w:r>
      <w:proofErr w:type="spellStart"/>
      <w:r w:rsidR="007A3095" w:rsidRPr="007A3095">
        <w:rPr>
          <w:rFonts w:ascii="Times New Roman" w:hAnsi="Times New Roman" w:cs="Times New Roman"/>
        </w:rPr>
        <w:t>Fahmi</w:t>
      </w:r>
      <w:proofErr w:type="spellEnd"/>
      <w:r w:rsidR="007A3095" w:rsidRPr="007A3095">
        <w:rPr>
          <w:rFonts w:ascii="Times New Roman" w:hAnsi="Times New Roman" w:cs="Times New Roman"/>
        </w:rPr>
        <w:t xml:space="preserve"> </w:t>
      </w:r>
      <w:proofErr w:type="spellStart"/>
      <w:r w:rsidR="007A3095" w:rsidRPr="007A3095">
        <w:rPr>
          <w:rFonts w:ascii="Times New Roman" w:hAnsi="Times New Roman" w:cs="Times New Roman"/>
        </w:rPr>
        <w:t>Zal</w:t>
      </w:r>
      <w:proofErr w:type="spellEnd"/>
      <w:r w:rsidR="007A3095" w:rsidRPr="007A3095">
        <w:rPr>
          <w:rFonts w:ascii="Times New Roman" w:hAnsi="Times New Roman" w:cs="Times New Roman"/>
        </w:rPr>
        <w:t>, Ting-</w:t>
      </w:r>
      <w:proofErr w:type="spellStart"/>
      <w:r w:rsidR="007A3095" w:rsidRPr="007A3095">
        <w:rPr>
          <w:rFonts w:ascii="Times New Roman" w:hAnsi="Times New Roman" w:cs="Times New Roman"/>
        </w:rPr>
        <w:t>Shuo</w:t>
      </w:r>
      <w:proofErr w:type="spellEnd"/>
      <w:r w:rsidR="007A3095" w:rsidRPr="007A3095">
        <w:rPr>
          <w:rFonts w:ascii="Times New Roman" w:hAnsi="Times New Roman" w:cs="Times New Roman"/>
        </w:rPr>
        <w:t xml:space="preserve"> Chen</w:t>
      </w:r>
      <w:r w:rsidR="007A3095">
        <w:rPr>
          <w:rFonts w:ascii="Times New Roman" w:hAnsi="Times New Roman" w:cs="Times New Roman"/>
        </w:rPr>
        <w:t>.</w:t>
      </w:r>
      <w:r w:rsidR="007A3095" w:rsidRPr="007A3095">
        <w:rPr>
          <w:rFonts w:ascii="Times New Roman" w:hAnsi="Times New Roman" w:cs="Times New Roman"/>
        </w:rPr>
        <w:t xml:space="preserve"> </w:t>
      </w:r>
      <w:r w:rsidR="0097218E">
        <w:rPr>
          <w:rFonts w:ascii="Times New Roman" w:hAnsi="Times New Roman" w:cs="Times New Roman"/>
        </w:rPr>
        <w:t>“</w:t>
      </w:r>
      <w:r w:rsidRPr="002A3150">
        <w:rPr>
          <w:rFonts w:ascii="Times New Roman" w:hAnsi="Times New Roman" w:cs="Times New Roman"/>
        </w:rPr>
        <w:t>Fuzzy controller based subsumption behavior architecture for autonomous robotic wheelchair</w:t>
      </w:r>
      <w:r w:rsidR="0097218E">
        <w:rPr>
          <w:rFonts w:ascii="Times New Roman" w:hAnsi="Times New Roman" w:cs="Times New Roman"/>
        </w:rPr>
        <w:t>”. (2015)</w:t>
      </w:r>
      <w:r w:rsidR="007A3095">
        <w:rPr>
          <w:rFonts w:ascii="Times New Roman" w:hAnsi="Times New Roman" w:cs="Times New Roman"/>
        </w:rPr>
        <w:t>.</w:t>
      </w:r>
    </w:p>
    <w:p w:rsidR="002A3150" w:rsidRPr="002A3150" w:rsidRDefault="002A3150" w:rsidP="002A3150">
      <w:pPr>
        <w:rPr>
          <w:rFonts w:ascii="Times New Roman" w:hAnsi="Times New Roman" w:cs="Times New Roman"/>
        </w:rPr>
      </w:pPr>
      <w:r w:rsidRPr="002A3150">
        <w:rPr>
          <w:rFonts w:ascii="Times New Roman" w:hAnsi="Times New Roman" w:cs="Times New Roman"/>
        </w:rPr>
        <w:lastRenderedPageBreak/>
        <w:t>[</w:t>
      </w:r>
      <w:r>
        <w:rPr>
          <w:rFonts w:ascii="Times New Roman" w:hAnsi="Times New Roman" w:cs="Times New Roman"/>
        </w:rPr>
        <w:t>21</w:t>
      </w:r>
      <w:r w:rsidRPr="002A3150">
        <w:rPr>
          <w:rFonts w:ascii="Times New Roman" w:hAnsi="Times New Roman" w:cs="Times New Roman"/>
        </w:rPr>
        <w:t xml:space="preserve">] </w:t>
      </w:r>
      <w:r w:rsidR="007A3095" w:rsidRPr="007A3095">
        <w:rPr>
          <w:rFonts w:ascii="Times New Roman" w:hAnsi="Times New Roman" w:cs="Times New Roman"/>
        </w:rPr>
        <w:t xml:space="preserve">Matthew </w:t>
      </w:r>
      <w:proofErr w:type="spellStart"/>
      <w:r w:rsidR="007A3095" w:rsidRPr="007A3095">
        <w:rPr>
          <w:rFonts w:ascii="Times New Roman" w:hAnsi="Times New Roman" w:cs="Times New Roman"/>
        </w:rPr>
        <w:t>Luciw</w:t>
      </w:r>
      <w:proofErr w:type="spellEnd"/>
      <w:r w:rsidR="007A3095">
        <w:rPr>
          <w:rFonts w:ascii="Times New Roman" w:hAnsi="Times New Roman" w:cs="Times New Roman"/>
        </w:rPr>
        <w:t>.</w:t>
      </w:r>
      <w:r w:rsidR="007A3095" w:rsidRPr="007A3095">
        <w:rPr>
          <w:rFonts w:ascii="Times New Roman" w:hAnsi="Times New Roman" w:cs="Times New Roman"/>
        </w:rPr>
        <w:t xml:space="preserve"> </w:t>
      </w:r>
      <w:r w:rsidR="0097218E">
        <w:rPr>
          <w:rFonts w:ascii="Times New Roman" w:hAnsi="Times New Roman" w:cs="Times New Roman"/>
        </w:rPr>
        <w:t>“</w:t>
      </w:r>
      <w:r w:rsidRPr="002A3150">
        <w:rPr>
          <w:rFonts w:ascii="Times New Roman" w:hAnsi="Times New Roman" w:cs="Times New Roman"/>
        </w:rPr>
        <w:t>Neural Dynamics and Reinforcement Learning</w:t>
      </w:r>
      <w:r w:rsidR="0097218E">
        <w:rPr>
          <w:rFonts w:ascii="Times New Roman" w:hAnsi="Times New Roman" w:cs="Times New Roman"/>
        </w:rPr>
        <w:t>”</w:t>
      </w:r>
      <w:r w:rsidR="007A3095">
        <w:rPr>
          <w:rFonts w:ascii="Times New Roman" w:hAnsi="Times New Roman" w:cs="Times New Roman"/>
        </w:rPr>
        <w:t>.</w:t>
      </w:r>
      <w:r w:rsidRPr="002A3150">
        <w:rPr>
          <w:rFonts w:ascii="Times New Roman" w:hAnsi="Times New Roman" w:cs="Times New Roman"/>
        </w:rPr>
        <w:t xml:space="preserve"> </w:t>
      </w:r>
      <w:r w:rsidR="007A3095">
        <w:rPr>
          <w:rFonts w:ascii="Times New Roman" w:hAnsi="Times New Roman" w:cs="Times New Roman"/>
        </w:rPr>
        <w:t>(2014).</w:t>
      </w:r>
    </w:p>
    <w:p w:rsidR="002A3150" w:rsidRPr="002A3150" w:rsidRDefault="002A3150" w:rsidP="002A3150">
      <w:pPr>
        <w:rPr>
          <w:rFonts w:ascii="Times New Roman" w:hAnsi="Times New Roman" w:cs="Times New Roman"/>
        </w:rPr>
      </w:pPr>
      <w:r>
        <w:rPr>
          <w:rFonts w:ascii="Times New Roman" w:hAnsi="Times New Roman" w:cs="Times New Roman"/>
        </w:rPr>
        <w:t>[22</w:t>
      </w:r>
      <w:r w:rsidR="007A3095">
        <w:rPr>
          <w:rFonts w:ascii="Times New Roman" w:hAnsi="Times New Roman" w:cs="Times New Roman"/>
        </w:rPr>
        <w:t xml:space="preserve">] </w:t>
      </w:r>
      <w:proofErr w:type="spellStart"/>
      <w:r w:rsidR="007A3095">
        <w:rPr>
          <w:rFonts w:ascii="Times New Roman" w:hAnsi="Times New Roman" w:cs="Times New Roman"/>
        </w:rPr>
        <w:t>Brugali</w:t>
      </w:r>
      <w:proofErr w:type="spellEnd"/>
      <w:r w:rsidR="007A3095">
        <w:rPr>
          <w:rFonts w:ascii="Times New Roman" w:hAnsi="Times New Roman" w:cs="Times New Roman"/>
        </w:rPr>
        <w:t>, D</w:t>
      </w:r>
      <w:r w:rsidRPr="002A3150">
        <w:rPr>
          <w:rFonts w:ascii="Times New Roman" w:hAnsi="Times New Roman" w:cs="Times New Roman"/>
        </w:rPr>
        <w:t>. Software Engineering for Experimental Robotics. Springer Science &amp; Business Media.</w:t>
      </w:r>
      <w:r w:rsidR="007A3095">
        <w:rPr>
          <w:rFonts w:ascii="Times New Roman" w:hAnsi="Times New Roman" w:cs="Times New Roman"/>
        </w:rPr>
        <w:t xml:space="preserve"> (2007).</w:t>
      </w:r>
    </w:p>
    <w:p w:rsidR="00064ED0" w:rsidRDefault="00064ED0" w:rsidP="00E15547">
      <w:pPr>
        <w:rPr>
          <w:rFonts w:ascii="Times New Roman" w:hAnsi="Times New Roman" w:cs="Times New Roman"/>
          <w:sz w:val="28"/>
          <w:szCs w:val="28"/>
        </w:rPr>
      </w:pPr>
    </w:p>
    <w:p w:rsidR="002704AB" w:rsidRDefault="002704AB" w:rsidP="00E15547">
      <w:pPr>
        <w:rPr>
          <w:rFonts w:ascii="Times New Roman" w:hAnsi="Times New Roman" w:cs="Times New Roman"/>
          <w:sz w:val="28"/>
          <w:szCs w:val="28"/>
        </w:rPr>
      </w:pPr>
    </w:p>
    <w:p w:rsidR="002704AB" w:rsidRDefault="002704AB">
      <w:pPr>
        <w:rPr>
          <w:rFonts w:ascii="Times New Roman" w:hAnsi="Times New Roman" w:cs="Times New Roman"/>
          <w:sz w:val="28"/>
          <w:szCs w:val="28"/>
        </w:rPr>
      </w:pPr>
    </w:p>
    <w:p w:rsidR="002704AB" w:rsidRDefault="002704AB" w:rsidP="002704AB"/>
    <w:p w:rsidR="00E15547" w:rsidRDefault="00E15547" w:rsidP="002704AB">
      <w:pPr>
        <w:rPr>
          <w:rFonts w:ascii="Times New Roman" w:hAnsi="Times New Roman" w:cs="Times New Roman"/>
          <w:sz w:val="28"/>
          <w:szCs w:val="28"/>
        </w:rPr>
      </w:pPr>
    </w:p>
    <w:p w:rsidR="00E15547" w:rsidRPr="00E15547" w:rsidRDefault="00E15547" w:rsidP="00E15547">
      <w:pPr>
        <w:jc w:val="center"/>
        <w:rPr>
          <w:rFonts w:ascii="Times New Roman" w:hAnsi="Times New Roman" w:cs="Times New Roman"/>
          <w:sz w:val="28"/>
          <w:szCs w:val="28"/>
        </w:rPr>
      </w:pPr>
    </w:p>
    <w:sectPr w:rsidR="00E15547" w:rsidRPr="00E15547" w:rsidSect="00844DE7">
      <w:type w:val="continuous"/>
      <w:pgSz w:w="11906" w:h="16838" w:code="9"/>
      <w:pgMar w:top="1440" w:right="1440" w:bottom="1440" w:left="1440" w:header="720" w:footer="720" w:gutter="0"/>
      <w:pgNumType w:start="1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350" w:rsidRDefault="00B22350" w:rsidP="002A5F8B">
      <w:pPr>
        <w:spacing w:after="0" w:line="240" w:lineRule="auto"/>
      </w:pPr>
      <w:r>
        <w:separator/>
      </w:r>
    </w:p>
  </w:endnote>
  <w:endnote w:type="continuationSeparator" w:id="0">
    <w:p w:rsidR="00B22350" w:rsidRDefault="00B22350" w:rsidP="002A5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573109"/>
      <w:docPartObj>
        <w:docPartGallery w:val="Page Numbers (Bottom of Page)"/>
        <w:docPartUnique/>
      </w:docPartObj>
    </w:sdtPr>
    <w:sdtEndPr>
      <w:rPr>
        <w:noProof/>
      </w:rPr>
    </w:sdtEndPr>
    <w:sdtContent>
      <w:p w:rsidR="00B91ACC" w:rsidRDefault="00B91ACC">
        <w:pPr>
          <w:pStyle w:val="Footer"/>
          <w:jc w:val="center"/>
        </w:pPr>
        <w:r>
          <w:fldChar w:fldCharType="begin"/>
        </w:r>
        <w:r>
          <w:instrText xml:space="preserve"> PAGE   \* MERGEFORMAT </w:instrText>
        </w:r>
        <w:r>
          <w:fldChar w:fldCharType="separate"/>
        </w:r>
        <w:r w:rsidR="00D32B82">
          <w:rPr>
            <w:noProof/>
          </w:rPr>
          <w:t>2</w:t>
        </w:r>
        <w:r>
          <w:rPr>
            <w:noProof/>
          </w:rPr>
          <w:fldChar w:fldCharType="end"/>
        </w:r>
      </w:p>
    </w:sdtContent>
  </w:sdt>
  <w:p w:rsidR="00B91ACC" w:rsidRDefault="00B91A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350" w:rsidRDefault="00B22350" w:rsidP="002A5F8B">
      <w:pPr>
        <w:spacing w:after="0" w:line="240" w:lineRule="auto"/>
      </w:pPr>
      <w:r>
        <w:separator/>
      </w:r>
    </w:p>
  </w:footnote>
  <w:footnote w:type="continuationSeparator" w:id="0">
    <w:p w:rsidR="00B22350" w:rsidRDefault="00B22350" w:rsidP="002A5F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D2E57"/>
    <w:multiLevelType w:val="multilevel"/>
    <w:tmpl w:val="1CFE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8B5EE9"/>
    <w:multiLevelType w:val="multilevel"/>
    <w:tmpl w:val="D07E09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421F0"/>
    <w:multiLevelType w:val="hybridMultilevel"/>
    <w:tmpl w:val="76FE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25F68"/>
    <w:multiLevelType w:val="hybridMultilevel"/>
    <w:tmpl w:val="C16E3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F7B8E"/>
    <w:multiLevelType w:val="multilevel"/>
    <w:tmpl w:val="79D8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40FAA"/>
    <w:multiLevelType w:val="multilevel"/>
    <w:tmpl w:val="43F69EC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D644E4"/>
    <w:multiLevelType w:val="multilevel"/>
    <w:tmpl w:val="5728F9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735781"/>
    <w:multiLevelType w:val="hybridMultilevel"/>
    <w:tmpl w:val="05F6F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20D17"/>
    <w:multiLevelType w:val="hybridMultilevel"/>
    <w:tmpl w:val="2FC88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CE0873"/>
    <w:multiLevelType w:val="multilevel"/>
    <w:tmpl w:val="AA56540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873E5C"/>
    <w:multiLevelType w:val="hybridMultilevel"/>
    <w:tmpl w:val="3FA0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44510"/>
    <w:multiLevelType w:val="multilevel"/>
    <w:tmpl w:val="50DE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C30EF"/>
    <w:multiLevelType w:val="hybridMultilevel"/>
    <w:tmpl w:val="09CAF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56B37"/>
    <w:multiLevelType w:val="multilevel"/>
    <w:tmpl w:val="D842FEC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 w:hanging="2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516A1A54"/>
    <w:multiLevelType w:val="multilevel"/>
    <w:tmpl w:val="C70E0B5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4075B63"/>
    <w:multiLevelType w:val="multilevel"/>
    <w:tmpl w:val="7B1E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AA5FA2"/>
    <w:multiLevelType w:val="multilevel"/>
    <w:tmpl w:val="04D847D6"/>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CC53DBA"/>
    <w:multiLevelType w:val="multilevel"/>
    <w:tmpl w:val="A978D68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 w:hanging="1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1F00466"/>
    <w:multiLevelType w:val="hybridMultilevel"/>
    <w:tmpl w:val="6390FB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4C6391"/>
    <w:multiLevelType w:val="multilevel"/>
    <w:tmpl w:val="F98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24F88"/>
    <w:multiLevelType w:val="multilevel"/>
    <w:tmpl w:val="9DDE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63D9F"/>
    <w:multiLevelType w:val="multilevel"/>
    <w:tmpl w:val="9186571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C406DD0"/>
    <w:multiLevelType w:val="multilevel"/>
    <w:tmpl w:val="154A3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0"/>
  </w:num>
  <w:num w:numId="3">
    <w:abstractNumId w:val="20"/>
  </w:num>
  <w:num w:numId="4">
    <w:abstractNumId w:val="19"/>
  </w:num>
  <w:num w:numId="5">
    <w:abstractNumId w:val="4"/>
  </w:num>
  <w:num w:numId="6">
    <w:abstractNumId w:val="11"/>
  </w:num>
  <w:num w:numId="7">
    <w:abstractNumId w:val="15"/>
  </w:num>
  <w:num w:numId="8">
    <w:abstractNumId w:val="10"/>
  </w:num>
  <w:num w:numId="9">
    <w:abstractNumId w:val="12"/>
  </w:num>
  <w:num w:numId="10">
    <w:abstractNumId w:val="14"/>
  </w:num>
  <w:num w:numId="11">
    <w:abstractNumId w:val="21"/>
  </w:num>
  <w:num w:numId="12">
    <w:abstractNumId w:val="13"/>
  </w:num>
  <w:num w:numId="13">
    <w:abstractNumId w:val="17"/>
  </w:num>
  <w:num w:numId="14">
    <w:abstractNumId w:val="3"/>
  </w:num>
  <w:num w:numId="15">
    <w:abstractNumId w:val="7"/>
  </w:num>
  <w:num w:numId="16">
    <w:abstractNumId w:val="18"/>
  </w:num>
  <w:num w:numId="17">
    <w:abstractNumId w:val="8"/>
  </w:num>
  <w:num w:numId="18">
    <w:abstractNumId w:val="2"/>
  </w:num>
  <w:num w:numId="19">
    <w:abstractNumId w:val="6"/>
  </w:num>
  <w:num w:numId="20">
    <w:abstractNumId w:val="9"/>
  </w:num>
  <w:num w:numId="21">
    <w:abstractNumId w:val="1"/>
  </w:num>
  <w:num w:numId="22">
    <w:abstractNumId w:val="22"/>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sal Padukka">
    <w15:presenceInfo w15:providerId="None" w15:userId="Nisal Paduk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547"/>
    <w:rsid w:val="00033BD6"/>
    <w:rsid w:val="000433D4"/>
    <w:rsid w:val="00057615"/>
    <w:rsid w:val="00064ED0"/>
    <w:rsid w:val="00082B0F"/>
    <w:rsid w:val="0008542E"/>
    <w:rsid w:val="00096836"/>
    <w:rsid w:val="00097230"/>
    <w:rsid w:val="000B2099"/>
    <w:rsid w:val="000B22EF"/>
    <w:rsid w:val="000B38E4"/>
    <w:rsid w:val="000F2DA2"/>
    <w:rsid w:val="00104C72"/>
    <w:rsid w:val="00122475"/>
    <w:rsid w:val="001313A1"/>
    <w:rsid w:val="00137118"/>
    <w:rsid w:val="00142C9B"/>
    <w:rsid w:val="001867B2"/>
    <w:rsid w:val="00196E13"/>
    <w:rsid w:val="001A4A87"/>
    <w:rsid w:val="001B221C"/>
    <w:rsid w:val="001B6ED8"/>
    <w:rsid w:val="001C1112"/>
    <w:rsid w:val="001C24D7"/>
    <w:rsid w:val="001E22A9"/>
    <w:rsid w:val="002007EF"/>
    <w:rsid w:val="0020413B"/>
    <w:rsid w:val="00205182"/>
    <w:rsid w:val="002175CC"/>
    <w:rsid w:val="002442EB"/>
    <w:rsid w:val="00246F8D"/>
    <w:rsid w:val="002556AA"/>
    <w:rsid w:val="002629AB"/>
    <w:rsid w:val="002629B2"/>
    <w:rsid w:val="0026429A"/>
    <w:rsid w:val="002704AB"/>
    <w:rsid w:val="00280F60"/>
    <w:rsid w:val="002A3150"/>
    <w:rsid w:val="002A4EEB"/>
    <w:rsid w:val="002A5F8B"/>
    <w:rsid w:val="002C7F71"/>
    <w:rsid w:val="002D5832"/>
    <w:rsid w:val="002D6026"/>
    <w:rsid w:val="002D7E27"/>
    <w:rsid w:val="002E2B03"/>
    <w:rsid w:val="00315F46"/>
    <w:rsid w:val="003177A2"/>
    <w:rsid w:val="00345C67"/>
    <w:rsid w:val="00346408"/>
    <w:rsid w:val="00382C2F"/>
    <w:rsid w:val="00396A88"/>
    <w:rsid w:val="003C2E75"/>
    <w:rsid w:val="003E5519"/>
    <w:rsid w:val="00401501"/>
    <w:rsid w:val="00427ED4"/>
    <w:rsid w:val="00466CE6"/>
    <w:rsid w:val="0048065A"/>
    <w:rsid w:val="004A4954"/>
    <w:rsid w:val="004A53D1"/>
    <w:rsid w:val="004A6BED"/>
    <w:rsid w:val="004C1A31"/>
    <w:rsid w:val="004C7768"/>
    <w:rsid w:val="004D105D"/>
    <w:rsid w:val="004D39A3"/>
    <w:rsid w:val="004F254A"/>
    <w:rsid w:val="00501483"/>
    <w:rsid w:val="005018AE"/>
    <w:rsid w:val="00516F27"/>
    <w:rsid w:val="005213D2"/>
    <w:rsid w:val="00543457"/>
    <w:rsid w:val="005746A2"/>
    <w:rsid w:val="00581058"/>
    <w:rsid w:val="005858E7"/>
    <w:rsid w:val="005A117F"/>
    <w:rsid w:val="005B54CD"/>
    <w:rsid w:val="005C52AD"/>
    <w:rsid w:val="005C5FEE"/>
    <w:rsid w:val="005D35DE"/>
    <w:rsid w:val="005D6CEF"/>
    <w:rsid w:val="005E70F4"/>
    <w:rsid w:val="0065769D"/>
    <w:rsid w:val="0067649C"/>
    <w:rsid w:val="00684097"/>
    <w:rsid w:val="006979F2"/>
    <w:rsid w:val="006A6471"/>
    <w:rsid w:val="006B67AD"/>
    <w:rsid w:val="006E26E1"/>
    <w:rsid w:val="006E34D5"/>
    <w:rsid w:val="006E7430"/>
    <w:rsid w:val="00712F6A"/>
    <w:rsid w:val="00713077"/>
    <w:rsid w:val="007203AD"/>
    <w:rsid w:val="00723228"/>
    <w:rsid w:val="00755B79"/>
    <w:rsid w:val="007640EE"/>
    <w:rsid w:val="00792E6D"/>
    <w:rsid w:val="00794481"/>
    <w:rsid w:val="007A2B56"/>
    <w:rsid w:val="007A3095"/>
    <w:rsid w:val="007A58FE"/>
    <w:rsid w:val="007B65EF"/>
    <w:rsid w:val="0083188E"/>
    <w:rsid w:val="008346A2"/>
    <w:rsid w:val="00844DE7"/>
    <w:rsid w:val="008535C6"/>
    <w:rsid w:val="00855853"/>
    <w:rsid w:val="00855FFC"/>
    <w:rsid w:val="0089768B"/>
    <w:rsid w:val="00897A20"/>
    <w:rsid w:val="008A0AA0"/>
    <w:rsid w:val="008B36C9"/>
    <w:rsid w:val="008F03FA"/>
    <w:rsid w:val="008F60B3"/>
    <w:rsid w:val="0092532B"/>
    <w:rsid w:val="00935FAA"/>
    <w:rsid w:val="009562D7"/>
    <w:rsid w:val="00957308"/>
    <w:rsid w:val="00966AC2"/>
    <w:rsid w:val="00970D93"/>
    <w:rsid w:val="0097218E"/>
    <w:rsid w:val="009905FA"/>
    <w:rsid w:val="009A0651"/>
    <w:rsid w:val="009B12C0"/>
    <w:rsid w:val="009C13D8"/>
    <w:rsid w:val="009C2449"/>
    <w:rsid w:val="009C3F1F"/>
    <w:rsid w:val="009F240B"/>
    <w:rsid w:val="00A07D12"/>
    <w:rsid w:val="00A2312C"/>
    <w:rsid w:val="00A56087"/>
    <w:rsid w:val="00A57B5A"/>
    <w:rsid w:val="00A736D0"/>
    <w:rsid w:val="00A85EE1"/>
    <w:rsid w:val="00A94FA0"/>
    <w:rsid w:val="00A954AB"/>
    <w:rsid w:val="00A963C1"/>
    <w:rsid w:val="00AB5ED9"/>
    <w:rsid w:val="00AE3717"/>
    <w:rsid w:val="00AF3544"/>
    <w:rsid w:val="00AF36C5"/>
    <w:rsid w:val="00AF5A0F"/>
    <w:rsid w:val="00B049BB"/>
    <w:rsid w:val="00B0689A"/>
    <w:rsid w:val="00B11DB7"/>
    <w:rsid w:val="00B13A42"/>
    <w:rsid w:val="00B22350"/>
    <w:rsid w:val="00B272FE"/>
    <w:rsid w:val="00B34ACD"/>
    <w:rsid w:val="00B36767"/>
    <w:rsid w:val="00B4137E"/>
    <w:rsid w:val="00B42B7E"/>
    <w:rsid w:val="00B4455D"/>
    <w:rsid w:val="00B507F3"/>
    <w:rsid w:val="00B611F9"/>
    <w:rsid w:val="00B77789"/>
    <w:rsid w:val="00B913B7"/>
    <w:rsid w:val="00B91ACC"/>
    <w:rsid w:val="00B95884"/>
    <w:rsid w:val="00BB1053"/>
    <w:rsid w:val="00BB45C7"/>
    <w:rsid w:val="00BF1BB2"/>
    <w:rsid w:val="00C245B4"/>
    <w:rsid w:val="00C35AF0"/>
    <w:rsid w:val="00C40E2F"/>
    <w:rsid w:val="00C412AD"/>
    <w:rsid w:val="00C4287E"/>
    <w:rsid w:val="00C84FBB"/>
    <w:rsid w:val="00C8543D"/>
    <w:rsid w:val="00C96B85"/>
    <w:rsid w:val="00CB0B2E"/>
    <w:rsid w:val="00CB2772"/>
    <w:rsid w:val="00CE33B2"/>
    <w:rsid w:val="00CF2D1F"/>
    <w:rsid w:val="00D009D1"/>
    <w:rsid w:val="00D035DF"/>
    <w:rsid w:val="00D14988"/>
    <w:rsid w:val="00D15FC8"/>
    <w:rsid w:val="00D22666"/>
    <w:rsid w:val="00D32B82"/>
    <w:rsid w:val="00D46348"/>
    <w:rsid w:val="00D61EA2"/>
    <w:rsid w:val="00D70A86"/>
    <w:rsid w:val="00D7491E"/>
    <w:rsid w:val="00D9049B"/>
    <w:rsid w:val="00D90DDA"/>
    <w:rsid w:val="00D967C1"/>
    <w:rsid w:val="00DA0D59"/>
    <w:rsid w:val="00DA66A0"/>
    <w:rsid w:val="00DB5069"/>
    <w:rsid w:val="00DD738A"/>
    <w:rsid w:val="00DE609B"/>
    <w:rsid w:val="00DF2946"/>
    <w:rsid w:val="00DF2DB0"/>
    <w:rsid w:val="00E15547"/>
    <w:rsid w:val="00E27EE9"/>
    <w:rsid w:val="00E42DC3"/>
    <w:rsid w:val="00E437B8"/>
    <w:rsid w:val="00E439E4"/>
    <w:rsid w:val="00E46DC2"/>
    <w:rsid w:val="00E5695A"/>
    <w:rsid w:val="00E714E4"/>
    <w:rsid w:val="00E73346"/>
    <w:rsid w:val="00ED048D"/>
    <w:rsid w:val="00ED38C7"/>
    <w:rsid w:val="00EE20C2"/>
    <w:rsid w:val="00F13E42"/>
    <w:rsid w:val="00F15210"/>
    <w:rsid w:val="00F1661F"/>
    <w:rsid w:val="00F20CE0"/>
    <w:rsid w:val="00F315C0"/>
    <w:rsid w:val="00F472D7"/>
    <w:rsid w:val="00FB1962"/>
    <w:rsid w:val="00FB68AB"/>
    <w:rsid w:val="00FC145A"/>
    <w:rsid w:val="00FC565D"/>
    <w:rsid w:val="00FE180B"/>
    <w:rsid w:val="00FE7BA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FBA5E7-1146-4266-86B4-90466718C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BF1BB2"/>
    <w:pPr>
      <w:keepNext/>
      <w:keepLines/>
      <w:spacing w:before="240" w:after="0"/>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401501"/>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E5695A"/>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9905FA"/>
    <w:pPr>
      <w:keepNext/>
      <w:keepLines/>
      <w:spacing w:before="40" w:after="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B2"/>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89768B"/>
    <w:pPr>
      <w:outlineLvl w:val="9"/>
    </w:pPr>
    <w:rPr>
      <w:lang w:bidi="ar-SA"/>
    </w:rPr>
  </w:style>
  <w:style w:type="paragraph" w:styleId="TOC2">
    <w:name w:val="toc 2"/>
    <w:basedOn w:val="Normal"/>
    <w:next w:val="Normal"/>
    <w:autoRedefine/>
    <w:uiPriority w:val="39"/>
    <w:unhideWhenUsed/>
    <w:rsid w:val="00A07D12"/>
    <w:pPr>
      <w:spacing w:after="100"/>
      <w:ind w:left="220"/>
    </w:pPr>
    <w:rPr>
      <w:rFonts w:ascii="Times New Roman" w:eastAsiaTheme="minorEastAsia" w:hAnsi="Times New Roman" w:cs="Times New Roman"/>
      <w:lang w:bidi="ar-SA"/>
    </w:rPr>
  </w:style>
  <w:style w:type="paragraph" w:styleId="TOC1">
    <w:name w:val="toc 1"/>
    <w:basedOn w:val="Normal"/>
    <w:next w:val="Normal"/>
    <w:autoRedefine/>
    <w:uiPriority w:val="39"/>
    <w:unhideWhenUsed/>
    <w:rsid w:val="00A07D12"/>
    <w:pPr>
      <w:spacing w:after="100"/>
    </w:pPr>
    <w:rPr>
      <w:rFonts w:ascii="Times New Roman" w:eastAsiaTheme="minorEastAsia" w:hAnsi="Times New Roman" w:cs="Times New Roman"/>
      <w:lang w:bidi="ar-SA"/>
    </w:rPr>
  </w:style>
  <w:style w:type="paragraph" w:styleId="TOC3">
    <w:name w:val="toc 3"/>
    <w:basedOn w:val="Normal"/>
    <w:next w:val="Normal"/>
    <w:autoRedefine/>
    <w:uiPriority w:val="39"/>
    <w:unhideWhenUsed/>
    <w:rsid w:val="00A07D12"/>
    <w:pPr>
      <w:spacing w:after="100"/>
      <w:ind w:left="440"/>
    </w:pPr>
    <w:rPr>
      <w:rFonts w:ascii="Times New Roman" w:eastAsiaTheme="minorEastAsia" w:hAnsi="Times New Roman" w:cs="Times New Roman"/>
      <w:lang w:bidi="ar-SA"/>
    </w:rPr>
  </w:style>
  <w:style w:type="character" w:customStyle="1" w:styleId="Heading2Char">
    <w:name w:val="Heading 2 Char"/>
    <w:basedOn w:val="DefaultParagraphFont"/>
    <w:link w:val="Heading2"/>
    <w:uiPriority w:val="9"/>
    <w:rsid w:val="00401501"/>
    <w:rPr>
      <w:rFonts w:ascii="Times New Roman" w:eastAsiaTheme="majorEastAsia" w:hAnsi="Times New Roman" w:cstheme="majorBidi"/>
      <w:b/>
      <w:sz w:val="32"/>
      <w:szCs w:val="26"/>
    </w:rPr>
  </w:style>
  <w:style w:type="paragraph" w:styleId="ListParagraph">
    <w:name w:val="List Paragraph"/>
    <w:basedOn w:val="Normal"/>
    <w:uiPriority w:val="34"/>
    <w:qFormat/>
    <w:rsid w:val="002704AB"/>
    <w:pPr>
      <w:ind w:left="720"/>
      <w:contextualSpacing/>
    </w:pPr>
  </w:style>
  <w:style w:type="character" w:styleId="Hyperlink">
    <w:name w:val="Hyperlink"/>
    <w:basedOn w:val="DefaultParagraphFont"/>
    <w:uiPriority w:val="99"/>
    <w:unhideWhenUsed/>
    <w:rsid w:val="0067649C"/>
    <w:rPr>
      <w:color w:val="0563C1" w:themeColor="hyperlink"/>
      <w:u w:val="single"/>
    </w:rPr>
  </w:style>
  <w:style w:type="character" w:customStyle="1" w:styleId="Heading3Char">
    <w:name w:val="Heading 3 Char"/>
    <w:basedOn w:val="DefaultParagraphFont"/>
    <w:link w:val="Heading3"/>
    <w:uiPriority w:val="9"/>
    <w:rsid w:val="00E5695A"/>
    <w:rPr>
      <w:rFonts w:ascii="Times New Roman" w:eastAsiaTheme="majorEastAsia" w:hAnsi="Times New Roman" w:cstheme="majorBidi"/>
      <w:b/>
      <w:sz w:val="24"/>
      <w:szCs w:val="24"/>
    </w:rPr>
  </w:style>
  <w:style w:type="paragraph" w:styleId="TableofFigures">
    <w:name w:val="table of figures"/>
    <w:basedOn w:val="Normal"/>
    <w:next w:val="Normal"/>
    <w:uiPriority w:val="99"/>
    <w:unhideWhenUsed/>
    <w:rsid w:val="002A5F8B"/>
    <w:pPr>
      <w:spacing w:after="0"/>
    </w:pPr>
    <w:rPr>
      <w:rFonts w:ascii="Times New Roman" w:hAnsi="Times New Roman"/>
    </w:rPr>
  </w:style>
  <w:style w:type="character" w:customStyle="1" w:styleId="Heading4Char">
    <w:name w:val="Heading 4 Char"/>
    <w:basedOn w:val="DefaultParagraphFont"/>
    <w:link w:val="Heading4"/>
    <w:uiPriority w:val="9"/>
    <w:rsid w:val="009905FA"/>
    <w:rPr>
      <w:rFonts w:ascii="Times New Roman" w:eastAsiaTheme="majorEastAsia" w:hAnsi="Times New Roman" w:cstheme="majorBidi"/>
      <w:b/>
      <w:iCs/>
    </w:rPr>
  </w:style>
  <w:style w:type="paragraph" w:styleId="Header">
    <w:name w:val="header"/>
    <w:basedOn w:val="Normal"/>
    <w:link w:val="HeaderChar"/>
    <w:uiPriority w:val="99"/>
    <w:unhideWhenUsed/>
    <w:rsid w:val="002A5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F8B"/>
    <w:rPr>
      <w:rFonts w:cs="Arial Unicode MS"/>
    </w:rPr>
  </w:style>
  <w:style w:type="paragraph" w:styleId="Footer">
    <w:name w:val="footer"/>
    <w:basedOn w:val="Normal"/>
    <w:link w:val="FooterChar"/>
    <w:uiPriority w:val="99"/>
    <w:unhideWhenUsed/>
    <w:rsid w:val="002A5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F8B"/>
    <w:rPr>
      <w:rFonts w:cs="Arial Unicode MS"/>
    </w:rPr>
  </w:style>
  <w:style w:type="paragraph" w:customStyle="1" w:styleId="Text">
    <w:name w:val="Text"/>
    <w:basedOn w:val="Normal"/>
    <w:uiPriority w:val="99"/>
    <w:qFormat/>
    <w:rsid w:val="002629AB"/>
    <w:pPr>
      <w:widowControl w:val="0"/>
      <w:spacing w:after="0" w:line="252" w:lineRule="auto"/>
      <w:ind w:firstLine="202"/>
      <w:jc w:val="both"/>
    </w:pPr>
    <w:rPr>
      <w:rFonts w:ascii="Times New Roman" w:eastAsia="Times New Roman" w:hAnsi="Times New Roman" w:cs="Times New Roman"/>
      <w:sz w:val="20"/>
      <w:szCs w:val="20"/>
      <w:lang w:bidi="ar-SA"/>
    </w:rPr>
  </w:style>
  <w:style w:type="character" w:styleId="PlaceholderText">
    <w:name w:val="Placeholder Text"/>
    <w:basedOn w:val="DefaultParagraphFont"/>
    <w:uiPriority w:val="99"/>
    <w:semiHidden/>
    <w:rsid w:val="0026429A"/>
    <w:rPr>
      <w:color w:val="808080"/>
    </w:rPr>
  </w:style>
  <w:style w:type="character" w:styleId="UnresolvedMention">
    <w:name w:val="Unresolved Mention"/>
    <w:basedOn w:val="DefaultParagraphFont"/>
    <w:uiPriority w:val="99"/>
    <w:semiHidden/>
    <w:unhideWhenUsed/>
    <w:rsid w:val="002A3150"/>
    <w:rPr>
      <w:color w:val="808080"/>
      <w:shd w:val="clear" w:color="auto" w:fill="E6E6E6"/>
    </w:rPr>
  </w:style>
  <w:style w:type="paragraph" w:styleId="BalloonText">
    <w:name w:val="Balloon Text"/>
    <w:basedOn w:val="Normal"/>
    <w:link w:val="BalloonTextChar"/>
    <w:uiPriority w:val="99"/>
    <w:semiHidden/>
    <w:unhideWhenUsed/>
    <w:rsid w:val="00D90D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842373">
      <w:bodyDiv w:val="1"/>
      <w:marLeft w:val="0"/>
      <w:marRight w:val="0"/>
      <w:marTop w:val="0"/>
      <w:marBottom w:val="0"/>
      <w:divBdr>
        <w:top w:val="none" w:sz="0" w:space="0" w:color="auto"/>
        <w:left w:val="none" w:sz="0" w:space="0" w:color="auto"/>
        <w:bottom w:val="none" w:sz="0" w:space="0" w:color="auto"/>
        <w:right w:val="none" w:sz="0" w:space="0" w:color="auto"/>
      </w:divBdr>
    </w:div>
    <w:div w:id="194132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1AB1D-DD76-47DB-A80B-1BF715887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Pages>
  <Words>5803</Words>
  <Characters>33079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 Padukka</dc:creator>
  <cp:keywords/>
  <dc:description/>
  <cp:lastModifiedBy>Nisal Padukka</cp:lastModifiedBy>
  <cp:revision>8</cp:revision>
  <cp:lastPrinted>2017-07-31T05:28:00Z</cp:lastPrinted>
  <dcterms:created xsi:type="dcterms:W3CDTF">2017-07-31T04:46:00Z</dcterms:created>
  <dcterms:modified xsi:type="dcterms:W3CDTF">2017-07-31T12:32:00Z</dcterms:modified>
</cp:coreProperties>
</file>